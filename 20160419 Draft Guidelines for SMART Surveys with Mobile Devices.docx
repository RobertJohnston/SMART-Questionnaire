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5C3D0" w14:textId="77777777" w:rsidR="00DB1F69" w:rsidRPr="00887104" w:rsidRDefault="006E5818" w:rsidP="00677CE6">
      <w:pPr>
        <w:pStyle w:val="Title"/>
        <w:jc w:val="center"/>
        <w:rPr>
          <w:sz w:val="48"/>
          <w:szCs w:val="48"/>
        </w:rPr>
      </w:pPr>
      <w:r w:rsidRPr="00887104">
        <w:rPr>
          <w:sz w:val="48"/>
          <w:szCs w:val="48"/>
        </w:rPr>
        <w:t>Guideline</w:t>
      </w:r>
      <w:r w:rsidR="00007F50">
        <w:rPr>
          <w:sz w:val="48"/>
          <w:szCs w:val="48"/>
        </w:rPr>
        <w:t>s</w:t>
      </w:r>
      <w:r w:rsidR="004A56FC">
        <w:rPr>
          <w:sz w:val="48"/>
          <w:szCs w:val="48"/>
        </w:rPr>
        <w:t xml:space="preserve"> </w:t>
      </w:r>
      <w:r w:rsidRPr="00887104">
        <w:rPr>
          <w:sz w:val="48"/>
          <w:szCs w:val="48"/>
        </w:rPr>
        <w:t xml:space="preserve"> for </w:t>
      </w:r>
      <w:r w:rsidR="00290586" w:rsidRPr="00887104">
        <w:rPr>
          <w:sz w:val="48"/>
          <w:szCs w:val="48"/>
        </w:rPr>
        <w:t>SMART Surveys</w:t>
      </w:r>
    </w:p>
    <w:p w14:paraId="6AA5D1C2" w14:textId="77777777" w:rsidR="00290586" w:rsidRPr="00887104" w:rsidRDefault="00A173F1" w:rsidP="00677CE6">
      <w:pPr>
        <w:pStyle w:val="Title"/>
        <w:jc w:val="center"/>
        <w:rPr>
          <w:sz w:val="48"/>
          <w:szCs w:val="48"/>
        </w:rPr>
      </w:pPr>
      <w:r w:rsidRPr="00887104">
        <w:rPr>
          <w:sz w:val="48"/>
          <w:szCs w:val="48"/>
        </w:rPr>
        <w:t>on mobile d</w:t>
      </w:r>
      <w:r w:rsidR="00290586" w:rsidRPr="00887104">
        <w:rPr>
          <w:sz w:val="48"/>
          <w:szCs w:val="48"/>
        </w:rPr>
        <w:t>evices</w:t>
      </w:r>
    </w:p>
    <w:p w14:paraId="766CFF73" w14:textId="77777777" w:rsidR="00F04D7F" w:rsidRPr="00887104" w:rsidRDefault="00F04D7F" w:rsidP="005F4278"/>
    <w:p w14:paraId="4E90E845" w14:textId="77777777" w:rsidR="00290586" w:rsidRPr="00887104" w:rsidRDefault="00290586" w:rsidP="005F4278"/>
    <w:p w14:paraId="282B84E5" w14:textId="77777777" w:rsidR="00A70133" w:rsidRDefault="00677CE6">
      <w:pPr>
        <w:pStyle w:val="TOC1"/>
        <w:tabs>
          <w:tab w:val="right" w:leader="dot" w:pos="9016"/>
        </w:tabs>
        <w:rPr>
          <w:rFonts w:eastAsiaTheme="minorEastAsia"/>
          <w:noProof/>
          <w:lang w:eastAsia="en-GB"/>
        </w:rPr>
      </w:pPr>
      <w:r w:rsidRPr="00887104">
        <w:fldChar w:fldCharType="begin"/>
      </w:r>
      <w:r w:rsidRPr="00887104">
        <w:instrText xml:space="preserve"> TOC \o "1-5" \h \z \u </w:instrText>
      </w:r>
      <w:r w:rsidRPr="00887104">
        <w:fldChar w:fldCharType="separate"/>
      </w:r>
      <w:hyperlink w:anchor="_Toc448831053" w:history="1">
        <w:r w:rsidR="00A70133" w:rsidRPr="002D47D8">
          <w:rPr>
            <w:rStyle w:val="Hyperlink"/>
            <w:noProof/>
          </w:rPr>
          <w:t>Survey Preparations</w:t>
        </w:r>
        <w:r w:rsidR="00A70133">
          <w:rPr>
            <w:noProof/>
            <w:webHidden/>
          </w:rPr>
          <w:tab/>
        </w:r>
        <w:r w:rsidR="00A70133">
          <w:rPr>
            <w:noProof/>
            <w:webHidden/>
          </w:rPr>
          <w:fldChar w:fldCharType="begin"/>
        </w:r>
        <w:r w:rsidR="00A70133">
          <w:rPr>
            <w:noProof/>
            <w:webHidden/>
          </w:rPr>
          <w:instrText xml:space="preserve"> PAGEREF _Toc448831053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28961943" w14:textId="77777777" w:rsidR="00A70133" w:rsidRDefault="00A266E9">
      <w:pPr>
        <w:pStyle w:val="TOC2"/>
        <w:tabs>
          <w:tab w:val="right" w:leader="dot" w:pos="9016"/>
        </w:tabs>
        <w:rPr>
          <w:rFonts w:eastAsiaTheme="minorEastAsia"/>
          <w:noProof/>
          <w:lang w:eastAsia="en-GB"/>
        </w:rPr>
      </w:pPr>
      <w:hyperlink w:anchor="_Toc448831054" w:history="1">
        <w:r w:rsidR="00A70133" w:rsidRPr="002D47D8">
          <w:rPr>
            <w:rStyle w:val="Hyperlink"/>
            <w:noProof/>
          </w:rPr>
          <w:t>Personnel</w:t>
        </w:r>
        <w:r w:rsidR="00A70133">
          <w:rPr>
            <w:noProof/>
            <w:webHidden/>
          </w:rPr>
          <w:tab/>
        </w:r>
        <w:r w:rsidR="00A70133">
          <w:rPr>
            <w:noProof/>
            <w:webHidden/>
          </w:rPr>
          <w:fldChar w:fldCharType="begin"/>
        </w:r>
        <w:r w:rsidR="00A70133">
          <w:rPr>
            <w:noProof/>
            <w:webHidden/>
          </w:rPr>
          <w:instrText xml:space="preserve"> PAGEREF _Toc448831054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2153F18A" w14:textId="77777777" w:rsidR="00A70133" w:rsidRDefault="00A266E9">
      <w:pPr>
        <w:pStyle w:val="TOC3"/>
        <w:tabs>
          <w:tab w:val="right" w:leader="dot" w:pos="9016"/>
        </w:tabs>
        <w:rPr>
          <w:rFonts w:eastAsiaTheme="minorEastAsia"/>
          <w:noProof/>
          <w:lang w:eastAsia="en-GB"/>
        </w:rPr>
      </w:pPr>
      <w:hyperlink w:anchor="_Toc448831055" w:history="1">
        <w:r w:rsidR="00A70133" w:rsidRPr="002D47D8">
          <w:rPr>
            <w:rStyle w:val="Hyperlink"/>
            <w:noProof/>
          </w:rPr>
          <w:t>Roles and responsibilities</w:t>
        </w:r>
        <w:r w:rsidR="00A70133">
          <w:rPr>
            <w:noProof/>
            <w:webHidden/>
          </w:rPr>
          <w:tab/>
        </w:r>
        <w:r w:rsidR="00A70133">
          <w:rPr>
            <w:noProof/>
            <w:webHidden/>
          </w:rPr>
          <w:fldChar w:fldCharType="begin"/>
        </w:r>
        <w:r w:rsidR="00A70133">
          <w:rPr>
            <w:noProof/>
            <w:webHidden/>
          </w:rPr>
          <w:instrText xml:space="preserve"> PAGEREF _Toc448831055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2C65F893" w14:textId="77777777" w:rsidR="00A70133" w:rsidRDefault="00A266E9">
      <w:pPr>
        <w:pStyle w:val="TOC4"/>
        <w:tabs>
          <w:tab w:val="right" w:leader="dot" w:pos="9016"/>
        </w:tabs>
        <w:rPr>
          <w:rFonts w:eastAsiaTheme="minorEastAsia"/>
          <w:noProof/>
          <w:lang w:eastAsia="en-GB"/>
        </w:rPr>
      </w:pPr>
      <w:hyperlink w:anchor="_Toc448831056" w:history="1">
        <w:r w:rsidR="00A70133" w:rsidRPr="002D47D8">
          <w:rPr>
            <w:rStyle w:val="Hyperlink"/>
            <w:noProof/>
          </w:rPr>
          <w:t>Survey coordinator</w:t>
        </w:r>
        <w:r w:rsidR="00A70133">
          <w:rPr>
            <w:noProof/>
            <w:webHidden/>
          </w:rPr>
          <w:tab/>
        </w:r>
        <w:r w:rsidR="00A70133">
          <w:rPr>
            <w:noProof/>
            <w:webHidden/>
          </w:rPr>
          <w:fldChar w:fldCharType="begin"/>
        </w:r>
        <w:r w:rsidR="00A70133">
          <w:rPr>
            <w:noProof/>
            <w:webHidden/>
          </w:rPr>
          <w:instrText xml:space="preserve"> PAGEREF _Toc448831056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5EFDF724" w14:textId="77777777" w:rsidR="00A70133" w:rsidRDefault="00A266E9">
      <w:pPr>
        <w:pStyle w:val="TOC4"/>
        <w:tabs>
          <w:tab w:val="right" w:leader="dot" w:pos="9016"/>
        </w:tabs>
        <w:rPr>
          <w:rFonts w:eastAsiaTheme="minorEastAsia"/>
          <w:noProof/>
          <w:lang w:eastAsia="en-GB"/>
        </w:rPr>
      </w:pPr>
      <w:hyperlink w:anchor="_Toc448831057" w:history="1">
        <w:r w:rsidR="00A70133" w:rsidRPr="002D47D8">
          <w:rPr>
            <w:rStyle w:val="Hyperlink"/>
            <w:noProof/>
          </w:rPr>
          <w:t>Survey mobile device manager</w:t>
        </w:r>
        <w:r w:rsidR="00A70133">
          <w:rPr>
            <w:noProof/>
            <w:webHidden/>
          </w:rPr>
          <w:tab/>
        </w:r>
        <w:r w:rsidR="00A70133">
          <w:rPr>
            <w:noProof/>
            <w:webHidden/>
          </w:rPr>
          <w:fldChar w:fldCharType="begin"/>
        </w:r>
        <w:r w:rsidR="00A70133">
          <w:rPr>
            <w:noProof/>
            <w:webHidden/>
          </w:rPr>
          <w:instrText xml:space="preserve"> PAGEREF _Toc448831057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4FFF14D1" w14:textId="77777777" w:rsidR="00A70133" w:rsidRDefault="00A266E9">
      <w:pPr>
        <w:pStyle w:val="TOC4"/>
        <w:tabs>
          <w:tab w:val="right" w:leader="dot" w:pos="9016"/>
        </w:tabs>
        <w:rPr>
          <w:rFonts w:eastAsiaTheme="minorEastAsia"/>
          <w:noProof/>
          <w:lang w:eastAsia="en-GB"/>
        </w:rPr>
      </w:pPr>
      <w:hyperlink w:anchor="_Toc448831058" w:history="1">
        <w:r w:rsidR="00A70133" w:rsidRPr="002D47D8">
          <w:rPr>
            <w:rStyle w:val="Hyperlink"/>
            <w:noProof/>
          </w:rPr>
          <w:t>Interviewer teams and supervisors</w:t>
        </w:r>
        <w:r w:rsidR="00A70133">
          <w:rPr>
            <w:noProof/>
            <w:webHidden/>
          </w:rPr>
          <w:tab/>
        </w:r>
        <w:r w:rsidR="00A70133">
          <w:rPr>
            <w:noProof/>
            <w:webHidden/>
          </w:rPr>
          <w:fldChar w:fldCharType="begin"/>
        </w:r>
        <w:r w:rsidR="00A70133">
          <w:rPr>
            <w:noProof/>
            <w:webHidden/>
          </w:rPr>
          <w:instrText xml:space="preserve"> PAGEREF _Toc448831058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07CE6F9E" w14:textId="77777777" w:rsidR="00A70133" w:rsidRDefault="00A266E9">
      <w:pPr>
        <w:pStyle w:val="TOC2"/>
        <w:tabs>
          <w:tab w:val="right" w:leader="dot" w:pos="9016"/>
        </w:tabs>
        <w:rPr>
          <w:rFonts w:eastAsiaTheme="minorEastAsia"/>
          <w:noProof/>
          <w:lang w:eastAsia="en-GB"/>
        </w:rPr>
      </w:pPr>
      <w:hyperlink w:anchor="_Toc448831059" w:history="1">
        <w:r w:rsidR="00A70133" w:rsidRPr="002D47D8">
          <w:rPr>
            <w:rStyle w:val="Hyperlink"/>
            <w:noProof/>
          </w:rPr>
          <w:t>Mobile data collection applications</w:t>
        </w:r>
        <w:r w:rsidR="00A70133">
          <w:rPr>
            <w:noProof/>
            <w:webHidden/>
          </w:rPr>
          <w:tab/>
        </w:r>
        <w:r w:rsidR="00A70133">
          <w:rPr>
            <w:noProof/>
            <w:webHidden/>
          </w:rPr>
          <w:fldChar w:fldCharType="begin"/>
        </w:r>
        <w:r w:rsidR="00A70133">
          <w:rPr>
            <w:noProof/>
            <w:webHidden/>
          </w:rPr>
          <w:instrText xml:space="preserve"> PAGEREF _Toc448831059 \h </w:instrText>
        </w:r>
        <w:r w:rsidR="00A70133">
          <w:rPr>
            <w:noProof/>
            <w:webHidden/>
          </w:rPr>
        </w:r>
        <w:r w:rsidR="00A70133">
          <w:rPr>
            <w:noProof/>
            <w:webHidden/>
          </w:rPr>
          <w:fldChar w:fldCharType="separate"/>
        </w:r>
        <w:r w:rsidR="0090561A">
          <w:rPr>
            <w:noProof/>
            <w:webHidden/>
          </w:rPr>
          <w:t>3</w:t>
        </w:r>
        <w:r w:rsidR="00A70133">
          <w:rPr>
            <w:noProof/>
            <w:webHidden/>
          </w:rPr>
          <w:fldChar w:fldCharType="end"/>
        </w:r>
      </w:hyperlink>
    </w:p>
    <w:p w14:paraId="159CC423" w14:textId="77777777" w:rsidR="00A70133" w:rsidRDefault="00A266E9">
      <w:pPr>
        <w:pStyle w:val="TOC3"/>
        <w:tabs>
          <w:tab w:val="right" w:leader="dot" w:pos="9016"/>
        </w:tabs>
        <w:rPr>
          <w:rFonts w:eastAsiaTheme="minorEastAsia"/>
          <w:noProof/>
          <w:lang w:eastAsia="en-GB"/>
        </w:rPr>
      </w:pPr>
      <w:hyperlink w:anchor="_Toc448831060" w:history="1">
        <w:r w:rsidR="00A70133" w:rsidRPr="002D47D8">
          <w:rPr>
            <w:rStyle w:val="Hyperlink"/>
            <w:noProof/>
          </w:rPr>
          <w:t>Creating account</w:t>
        </w:r>
        <w:r w:rsidR="00A70133">
          <w:rPr>
            <w:noProof/>
            <w:webHidden/>
          </w:rPr>
          <w:tab/>
        </w:r>
        <w:r w:rsidR="00A70133">
          <w:rPr>
            <w:noProof/>
            <w:webHidden/>
          </w:rPr>
          <w:fldChar w:fldCharType="begin"/>
        </w:r>
        <w:r w:rsidR="00A70133">
          <w:rPr>
            <w:noProof/>
            <w:webHidden/>
          </w:rPr>
          <w:instrText xml:space="preserve"> PAGEREF _Toc448831060 \h </w:instrText>
        </w:r>
        <w:r w:rsidR="00A70133">
          <w:rPr>
            <w:noProof/>
            <w:webHidden/>
          </w:rPr>
        </w:r>
        <w:r w:rsidR="00A70133">
          <w:rPr>
            <w:noProof/>
            <w:webHidden/>
          </w:rPr>
          <w:fldChar w:fldCharType="separate"/>
        </w:r>
        <w:r w:rsidR="0090561A">
          <w:rPr>
            <w:noProof/>
            <w:webHidden/>
          </w:rPr>
          <w:t>5</w:t>
        </w:r>
        <w:r w:rsidR="00A70133">
          <w:rPr>
            <w:noProof/>
            <w:webHidden/>
          </w:rPr>
          <w:fldChar w:fldCharType="end"/>
        </w:r>
      </w:hyperlink>
    </w:p>
    <w:p w14:paraId="3A1D2DFC" w14:textId="77777777" w:rsidR="00A70133" w:rsidRDefault="00A266E9">
      <w:pPr>
        <w:pStyle w:val="TOC3"/>
        <w:tabs>
          <w:tab w:val="right" w:leader="dot" w:pos="9016"/>
        </w:tabs>
        <w:rPr>
          <w:rFonts w:eastAsiaTheme="minorEastAsia"/>
          <w:noProof/>
          <w:lang w:eastAsia="en-GB"/>
        </w:rPr>
      </w:pPr>
      <w:hyperlink w:anchor="_Toc448831061" w:history="1">
        <w:r w:rsidR="00A70133" w:rsidRPr="002D47D8">
          <w:rPr>
            <w:rStyle w:val="Hyperlink"/>
            <w:noProof/>
          </w:rPr>
          <w:t>Data protection</w:t>
        </w:r>
        <w:r w:rsidR="00A70133">
          <w:rPr>
            <w:noProof/>
            <w:webHidden/>
          </w:rPr>
          <w:tab/>
        </w:r>
        <w:r w:rsidR="00A70133">
          <w:rPr>
            <w:noProof/>
            <w:webHidden/>
          </w:rPr>
          <w:fldChar w:fldCharType="begin"/>
        </w:r>
        <w:r w:rsidR="00A70133">
          <w:rPr>
            <w:noProof/>
            <w:webHidden/>
          </w:rPr>
          <w:instrText xml:space="preserve"> PAGEREF _Toc448831061 \h </w:instrText>
        </w:r>
        <w:r w:rsidR="00A70133">
          <w:rPr>
            <w:noProof/>
            <w:webHidden/>
          </w:rPr>
        </w:r>
        <w:r w:rsidR="00A70133">
          <w:rPr>
            <w:noProof/>
            <w:webHidden/>
          </w:rPr>
          <w:fldChar w:fldCharType="separate"/>
        </w:r>
        <w:r w:rsidR="0090561A">
          <w:rPr>
            <w:noProof/>
            <w:webHidden/>
          </w:rPr>
          <w:t>5</w:t>
        </w:r>
        <w:r w:rsidR="00A70133">
          <w:rPr>
            <w:noProof/>
            <w:webHidden/>
          </w:rPr>
          <w:fldChar w:fldCharType="end"/>
        </w:r>
      </w:hyperlink>
    </w:p>
    <w:p w14:paraId="0C79EA07" w14:textId="77777777" w:rsidR="00A70133" w:rsidRDefault="00A266E9">
      <w:pPr>
        <w:pStyle w:val="TOC3"/>
        <w:tabs>
          <w:tab w:val="right" w:leader="dot" w:pos="9016"/>
        </w:tabs>
        <w:rPr>
          <w:rFonts w:eastAsiaTheme="minorEastAsia"/>
          <w:noProof/>
          <w:lang w:eastAsia="en-GB"/>
        </w:rPr>
      </w:pPr>
      <w:hyperlink w:anchor="_Toc448831062" w:history="1">
        <w:r w:rsidR="00A70133" w:rsidRPr="002D47D8">
          <w:rPr>
            <w:rStyle w:val="Hyperlink"/>
            <w:noProof/>
          </w:rPr>
          <w:t>Editing questionnaires / ODK forms</w:t>
        </w:r>
        <w:r w:rsidR="00A70133">
          <w:rPr>
            <w:noProof/>
            <w:webHidden/>
          </w:rPr>
          <w:tab/>
        </w:r>
        <w:r w:rsidR="00A70133">
          <w:rPr>
            <w:noProof/>
            <w:webHidden/>
          </w:rPr>
          <w:fldChar w:fldCharType="begin"/>
        </w:r>
        <w:r w:rsidR="00A70133">
          <w:rPr>
            <w:noProof/>
            <w:webHidden/>
          </w:rPr>
          <w:instrText xml:space="preserve"> PAGEREF _Toc448831062 \h </w:instrText>
        </w:r>
        <w:r w:rsidR="00A70133">
          <w:rPr>
            <w:noProof/>
            <w:webHidden/>
          </w:rPr>
        </w:r>
        <w:r w:rsidR="00A70133">
          <w:rPr>
            <w:noProof/>
            <w:webHidden/>
          </w:rPr>
          <w:fldChar w:fldCharType="separate"/>
        </w:r>
        <w:r w:rsidR="0090561A">
          <w:rPr>
            <w:noProof/>
            <w:webHidden/>
          </w:rPr>
          <w:t>6</w:t>
        </w:r>
        <w:r w:rsidR="00A70133">
          <w:rPr>
            <w:noProof/>
            <w:webHidden/>
          </w:rPr>
          <w:fldChar w:fldCharType="end"/>
        </w:r>
      </w:hyperlink>
    </w:p>
    <w:p w14:paraId="3C13BAFA" w14:textId="77777777" w:rsidR="00A70133" w:rsidRDefault="00A266E9">
      <w:pPr>
        <w:pStyle w:val="TOC3"/>
        <w:tabs>
          <w:tab w:val="right" w:leader="dot" w:pos="9016"/>
        </w:tabs>
        <w:rPr>
          <w:rFonts w:eastAsiaTheme="minorEastAsia"/>
          <w:noProof/>
          <w:lang w:eastAsia="en-GB"/>
        </w:rPr>
      </w:pPr>
      <w:hyperlink w:anchor="_Toc448831063" w:history="1">
        <w:r w:rsidR="00A70133" w:rsidRPr="002D47D8">
          <w:rPr>
            <w:rStyle w:val="Hyperlink"/>
            <w:noProof/>
          </w:rPr>
          <w:t>Uploading questionnaires</w:t>
        </w:r>
        <w:r w:rsidR="00A70133">
          <w:rPr>
            <w:noProof/>
            <w:webHidden/>
          </w:rPr>
          <w:tab/>
        </w:r>
        <w:r w:rsidR="00A70133">
          <w:rPr>
            <w:noProof/>
            <w:webHidden/>
          </w:rPr>
          <w:fldChar w:fldCharType="begin"/>
        </w:r>
        <w:r w:rsidR="00A70133">
          <w:rPr>
            <w:noProof/>
            <w:webHidden/>
          </w:rPr>
          <w:instrText xml:space="preserve"> PAGEREF _Toc448831063 \h </w:instrText>
        </w:r>
        <w:r w:rsidR="00A70133">
          <w:rPr>
            <w:noProof/>
            <w:webHidden/>
          </w:rPr>
        </w:r>
        <w:r w:rsidR="00A70133">
          <w:rPr>
            <w:noProof/>
            <w:webHidden/>
          </w:rPr>
          <w:fldChar w:fldCharType="separate"/>
        </w:r>
        <w:r w:rsidR="0090561A">
          <w:rPr>
            <w:noProof/>
            <w:webHidden/>
          </w:rPr>
          <w:t>6</w:t>
        </w:r>
        <w:r w:rsidR="00A70133">
          <w:rPr>
            <w:noProof/>
            <w:webHidden/>
          </w:rPr>
          <w:fldChar w:fldCharType="end"/>
        </w:r>
      </w:hyperlink>
    </w:p>
    <w:p w14:paraId="5BF8D7A5" w14:textId="77777777" w:rsidR="00A70133" w:rsidRDefault="00A266E9">
      <w:pPr>
        <w:pStyle w:val="TOC3"/>
        <w:tabs>
          <w:tab w:val="right" w:leader="dot" w:pos="9016"/>
        </w:tabs>
        <w:rPr>
          <w:rFonts w:eastAsiaTheme="minorEastAsia"/>
          <w:noProof/>
          <w:lang w:eastAsia="en-GB"/>
        </w:rPr>
      </w:pPr>
      <w:hyperlink w:anchor="_Toc448831064" w:history="1">
        <w:r w:rsidR="00A70133" w:rsidRPr="002D47D8">
          <w:rPr>
            <w:rStyle w:val="Hyperlink"/>
            <w:noProof/>
          </w:rPr>
          <w:t>Deleting or updating questionnaires</w:t>
        </w:r>
        <w:r w:rsidR="00A70133">
          <w:rPr>
            <w:noProof/>
            <w:webHidden/>
          </w:rPr>
          <w:tab/>
        </w:r>
        <w:r w:rsidR="00A70133">
          <w:rPr>
            <w:noProof/>
            <w:webHidden/>
          </w:rPr>
          <w:fldChar w:fldCharType="begin"/>
        </w:r>
        <w:r w:rsidR="00A70133">
          <w:rPr>
            <w:noProof/>
            <w:webHidden/>
          </w:rPr>
          <w:instrText xml:space="preserve"> PAGEREF _Toc448831064 \h </w:instrText>
        </w:r>
        <w:r w:rsidR="00A70133">
          <w:rPr>
            <w:noProof/>
            <w:webHidden/>
          </w:rPr>
        </w:r>
        <w:r w:rsidR="00A70133">
          <w:rPr>
            <w:noProof/>
            <w:webHidden/>
          </w:rPr>
          <w:fldChar w:fldCharType="separate"/>
        </w:r>
        <w:r w:rsidR="0090561A">
          <w:rPr>
            <w:noProof/>
            <w:webHidden/>
          </w:rPr>
          <w:t>7</w:t>
        </w:r>
        <w:r w:rsidR="00A70133">
          <w:rPr>
            <w:noProof/>
            <w:webHidden/>
          </w:rPr>
          <w:fldChar w:fldCharType="end"/>
        </w:r>
      </w:hyperlink>
    </w:p>
    <w:p w14:paraId="7475B213" w14:textId="77777777" w:rsidR="00A70133" w:rsidRDefault="00A266E9">
      <w:pPr>
        <w:pStyle w:val="TOC3"/>
        <w:tabs>
          <w:tab w:val="right" w:leader="dot" w:pos="9016"/>
        </w:tabs>
        <w:rPr>
          <w:rFonts w:eastAsiaTheme="minorEastAsia"/>
          <w:noProof/>
          <w:lang w:eastAsia="en-GB"/>
        </w:rPr>
      </w:pPr>
      <w:hyperlink w:anchor="_Toc448831065" w:history="1">
        <w:r w:rsidR="00A70133" w:rsidRPr="002D47D8">
          <w:rPr>
            <w:rStyle w:val="Hyperlink"/>
            <w:noProof/>
          </w:rPr>
          <w:t>Installation of questionnaires onto mobile devices</w:t>
        </w:r>
        <w:r w:rsidR="00A70133">
          <w:rPr>
            <w:noProof/>
            <w:webHidden/>
          </w:rPr>
          <w:tab/>
        </w:r>
        <w:r w:rsidR="00A70133">
          <w:rPr>
            <w:noProof/>
            <w:webHidden/>
          </w:rPr>
          <w:fldChar w:fldCharType="begin"/>
        </w:r>
        <w:r w:rsidR="00A70133">
          <w:rPr>
            <w:noProof/>
            <w:webHidden/>
          </w:rPr>
          <w:instrText xml:space="preserve"> PAGEREF _Toc448831065 \h </w:instrText>
        </w:r>
        <w:r w:rsidR="00A70133">
          <w:rPr>
            <w:noProof/>
            <w:webHidden/>
          </w:rPr>
        </w:r>
        <w:r w:rsidR="00A70133">
          <w:rPr>
            <w:noProof/>
            <w:webHidden/>
          </w:rPr>
          <w:fldChar w:fldCharType="separate"/>
        </w:r>
        <w:r w:rsidR="0090561A">
          <w:rPr>
            <w:noProof/>
            <w:webHidden/>
          </w:rPr>
          <w:t>8</w:t>
        </w:r>
        <w:r w:rsidR="00A70133">
          <w:rPr>
            <w:noProof/>
            <w:webHidden/>
          </w:rPr>
          <w:fldChar w:fldCharType="end"/>
        </w:r>
      </w:hyperlink>
    </w:p>
    <w:p w14:paraId="623D7AA3" w14:textId="77777777" w:rsidR="00A70133" w:rsidRDefault="00A266E9">
      <w:pPr>
        <w:pStyle w:val="TOC2"/>
        <w:tabs>
          <w:tab w:val="right" w:leader="dot" w:pos="9016"/>
        </w:tabs>
        <w:rPr>
          <w:rFonts w:eastAsiaTheme="minorEastAsia"/>
          <w:noProof/>
          <w:lang w:eastAsia="en-GB"/>
        </w:rPr>
      </w:pPr>
      <w:hyperlink w:anchor="_Toc448831066" w:history="1">
        <w:r w:rsidR="00A70133" w:rsidRPr="002D47D8">
          <w:rPr>
            <w:rStyle w:val="Hyperlink"/>
            <w:noProof/>
          </w:rPr>
          <w:t>Mobile devices</w:t>
        </w:r>
        <w:r w:rsidR="00A70133">
          <w:rPr>
            <w:noProof/>
            <w:webHidden/>
          </w:rPr>
          <w:tab/>
        </w:r>
        <w:r w:rsidR="00A70133">
          <w:rPr>
            <w:noProof/>
            <w:webHidden/>
          </w:rPr>
          <w:fldChar w:fldCharType="begin"/>
        </w:r>
        <w:r w:rsidR="00A70133">
          <w:rPr>
            <w:noProof/>
            <w:webHidden/>
          </w:rPr>
          <w:instrText xml:space="preserve"> PAGEREF _Toc448831066 \h </w:instrText>
        </w:r>
        <w:r w:rsidR="00A70133">
          <w:rPr>
            <w:noProof/>
            <w:webHidden/>
          </w:rPr>
        </w:r>
        <w:r w:rsidR="00A70133">
          <w:rPr>
            <w:noProof/>
            <w:webHidden/>
          </w:rPr>
          <w:fldChar w:fldCharType="separate"/>
        </w:r>
        <w:r w:rsidR="0090561A">
          <w:rPr>
            <w:noProof/>
            <w:webHidden/>
          </w:rPr>
          <w:t>8</w:t>
        </w:r>
        <w:r w:rsidR="00A70133">
          <w:rPr>
            <w:noProof/>
            <w:webHidden/>
          </w:rPr>
          <w:fldChar w:fldCharType="end"/>
        </w:r>
      </w:hyperlink>
    </w:p>
    <w:p w14:paraId="6B96A33E" w14:textId="77777777" w:rsidR="00A70133" w:rsidRDefault="00A266E9">
      <w:pPr>
        <w:pStyle w:val="TOC3"/>
        <w:tabs>
          <w:tab w:val="right" w:leader="dot" w:pos="9016"/>
        </w:tabs>
        <w:rPr>
          <w:rFonts w:eastAsiaTheme="minorEastAsia"/>
          <w:noProof/>
          <w:lang w:eastAsia="en-GB"/>
        </w:rPr>
      </w:pPr>
      <w:hyperlink w:anchor="_Toc448831067" w:history="1">
        <w:r w:rsidR="00A70133" w:rsidRPr="002D47D8">
          <w:rPr>
            <w:rStyle w:val="Hyperlink"/>
            <w:noProof/>
          </w:rPr>
          <w:t>General planning, preparation and management</w:t>
        </w:r>
        <w:r w:rsidR="00A70133">
          <w:rPr>
            <w:noProof/>
            <w:webHidden/>
          </w:rPr>
          <w:tab/>
        </w:r>
        <w:r w:rsidR="00A70133">
          <w:rPr>
            <w:noProof/>
            <w:webHidden/>
          </w:rPr>
          <w:fldChar w:fldCharType="begin"/>
        </w:r>
        <w:r w:rsidR="00A70133">
          <w:rPr>
            <w:noProof/>
            <w:webHidden/>
          </w:rPr>
          <w:instrText xml:space="preserve"> PAGEREF _Toc448831067 \h </w:instrText>
        </w:r>
        <w:r w:rsidR="00A70133">
          <w:rPr>
            <w:noProof/>
            <w:webHidden/>
          </w:rPr>
        </w:r>
        <w:r w:rsidR="00A70133">
          <w:rPr>
            <w:noProof/>
            <w:webHidden/>
          </w:rPr>
          <w:fldChar w:fldCharType="separate"/>
        </w:r>
        <w:r w:rsidR="0090561A">
          <w:rPr>
            <w:noProof/>
            <w:webHidden/>
          </w:rPr>
          <w:t>8</w:t>
        </w:r>
        <w:r w:rsidR="00A70133">
          <w:rPr>
            <w:noProof/>
            <w:webHidden/>
          </w:rPr>
          <w:fldChar w:fldCharType="end"/>
        </w:r>
      </w:hyperlink>
    </w:p>
    <w:p w14:paraId="0D016E2C" w14:textId="77777777" w:rsidR="00A70133" w:rsidRDefault="00A266E9">
      <w:pPr>
        <w:pStyle w:val="TOC4"/>
        <w:tabs>
          <w:tab w:val="right" w:leader="dot" w:pos="9016"/>
        </w:tabs>
        <w:rPr>
          <w:rFonts w:eastAsiaTheme="minorEastAsia"/>
          <w:noProof/>
          <w:lang w:eastAsia="en-GB"/>
        </w:rPr>
      </w:pPr>
      <w:hyperlink w:anchor="_Toc448831068" w:history="1">
        <w:r w:rsidR="00A70133" w:rsidRPr="002D47D8">
          <w:rPr>
            <w:rStyle w:val="Hyperlink"/>
            <w:noProof/>
          </w:rPr>
          <w:t>Type of devices</w:t>
        </w:r>
        <w:r w:rsidR="00A70133">
          <w:rPr>
            <w:noProof/>
            <w:webHidden/>
          </w:rPr>
          <w:tab/>
        </w:r>
        <w:r w:rsidR="00A70133">
          <w:rPr>
            <w:noProof/>
            <w:webHidden/>
          </w:rPr>
          <w:fldChar w:fldCharType="begin"/>
        </w:r>
        <w:r w:rsidR="00A70133">
          <w:rPr>
            <w:noProof/>
            <w:webHidden/>
          </w:rPr>
          <w:instrText xml:space="preserve"> PAGEREF _Toc448831068 \h </w:instrText>
        </w:r>
        <w:r w:rsidR="00A70133">
          <w:rPr>
            <w:noProof/>
            <w:webHidden/>
          </w:rPr>
        </w:r>
        <w:r w:rsidR="00A70133">
          <w:rPr>
            <w:noProof/>
            <w:webHidden/>
          </w:rPr>
          <w:fldChar w:fldCharType="separate"/>
        </w:r>
        <w:r w:rsidR="0090561A">
          <w:rPr>
            <w:noProof/>
            <w:webHidden/>
          </w:rPr>
          <w:t>8</w:t>
        </w:r>
        <w:r w:rsidR="00A70133">
          <w:rPr>
            <w:noProof/>
            <w:webHidden/>
          </w:rPr>
          <w:fldChar w:fldCharType="end"/>
        </w:r>
      </w:hyperlink>
    </w:p>
    <w:p w14:paraId="0AEC5026" w14:textId="77777777" w:rsidR="00A70133" w:rsidRDefault="00A266E9">
      <w:pPr>
        <w:pStyle w:val="TOC4"/>
        <w:tabs>
          <w:tab w:val="right" w:leader="dot" w:pos="9016"/>
        </w:tabs>
        <w:rPr>
          <w:rFonts w:eastAsiaTheme="minorEastAsia"/>
          <w:noProof/>
          <w:lang w:eastAsia="en-GB"/>
        </w:rPr>
      </w:pPr>
      <w:hyperlink w:anchor="_Toc448831069" w:history="1">
        <w:r w:rsidR="00A70133" w:rsidRPr="002D47D8">
          <w:rPr>
            <w:rStyle w:val="Hyperlink"/>
            <w:noProof/>
          </w:rPr>
          <w:t>Number of devices</w:t>
        </w:r>
        <w:r w:rsidR="00A70133">
          <w:rPr>
            <w:noProof/>
            <w:webHidden/>
          </w:rPr>
          <w:tab/>
        </w:r>
        <w:r w:rsidR="00A70133">
          <w:rPr>
            <w:noProof/>
            <w:webHidden/>
          </w:rPr>
          <w:fldChar w:fldCharType="begin"/>
        </w:r>
        <w:r w:rsidR="00A70133">
          <w:rPr>
            <w:noProof/>
            <w:webHidden/>
          </w:rPr>
          <w:instrText xml:space="preserve"> PAGEREF _Toc448831069 \h </w:instrText>
        </w:r>
        <w:r w:rsidR="00A70133">
          <w:rPr>
            <w:noProof/>
            <w:webHidden/>
          </w:rPr>
        </w:r>
        <w:r w:rsidR="00A70133">
          <w:rPr>
            <w:noProof/>
            <w:webHidden/>
          </w:rPr>
          <w:fldChar w:fldCharType="separate"/>
        </w:r>
        <w:r w:rsidR="0090561A">
          <w:rPr>
            <w:noProof/>
            <w:webHidden/>
          </w:rPr>
          <w:t>8</w:t>
        </w:r>
        <w:r w:rsidR="00A70133">
          <w:rPr>
            <w:noProof/>
            <w:webHidden/>
          </w:rPr>
          <w:fldChar w:fldCharType="end"/>
        </w:r>
      </w:hyperlink>
    </w:p>
    <w:p w14:paraId="26CB8431" w14:textId="77777777" w:rsidR="00A70133" w:rsidRDefault="00A266E9">
      <w:pPr>
        <w:pStyle w:val="TOC4"/>
        <w:tabs>
          <w:tab w:val="right" w:leader="dot" w:pos="9016"/>
        </w:tabs>
        <w:rPr>
          <w:rFonts w:eastAsiaTheme="minorEastAsia"/>
          <w:noProof/>
          <w:lang w:eastAsia="en-GB"/>
        </w:rPr>
      </w:pPr>
      <w:hyperlink w:anchor="_Toc448831070" w:history="1">
        <w:r w:rsidR="00A70133" w:rsidRPr="002D47D8">
          <w:rPr>
            <w:rStyle w:val="Hyperlink"/>
            <w:noProof/>
          </w:rPr>
          <w:t>Management of large quantities of devices</w:t>
        </w:r>
        <w:r w:rsidR="00A70133">
          <w:rPr>
            <w:noProof/>
            <w:webHidden/>
          </w:rPr>
          <w:tab/>
        </w:r>
        <w:r w:rsidR="00A70133">
          <w:rPr>
            <w:noProof/>
            <w:webHidden/>
          </w:rPr>
          <w:fldChar w:fldCharType="begin"/>
        </w:r>
        <w:r w:rsidR="00A70133">
          <w:rPr>
            <w:noProof/>
            <w:webHidden/>
          </w:rPr>
          <w:instrText xml:space="preserve"> PAGEREF _Toc448831070 \h </w:instrText>
        </w:r>
        <w:r w:rsidR="00A70133">
          <w:rPr>
            <w:noProof/>
            <w:webHidden/>
          </w:rPr>
        </w:r>
        <w:r w:rsidR="00A70133">
          <w:rPr>
            <w:noProof/>
            <w:webHidden/>
          </w:rPr>
          <w:fldChar w:fldCharType="separate"/>
        </w:r>
        <w:r w:rsidR="0090561A">
          <w:rPr>
            <w:noProof/>
            <w:webHidden/>
          </w:rPr>
          <w:t>9</w:t>
        </w:r>
        <w:r w:rsidR="00A70133">
          <w:rPr>
            <w:noProof/>
            <w:webHidden/>
          </w:rPr>
          <w:fldChar w:fldCharType="end"/>
        </w:r>
      </w:hyperlink>
    </w:p>
    <w:p w14:paraId="689B2317" w14:textId="77777777" w:rsidR="00A70133" w:rsidRDefault="00A266E9">
      <w:pPr>
        <w:pStyle w:val="TOC3"/>
        <w:tabs>
          <w:tab w:val="right" w:leader="dot" w:pos="9016"/>
        </w:tabs>
        <w:rPr>
          <w:rFonts w:eastAsiaTheme="minorEastAsia"/>
          <w:noProof/>
          <w:lang w:eastAsia="en-GB"/>
        </w:rPr>
      </w:pPr>
      <w:hyperlink w:anchor="_Toc448831071" w:history="1">
        <w:r w:rsidR="00A70133" w:rsidRPr="002D47D8">
          <w:rPr>
            <w:rStyle w:val="Hyperlink"/>
            <w:noProof/>
          </w:rPr>
          <w:t>Device Configuration</w:t>
        </w:r>
        <w:r w:rsidR="00A70133">
          <w:rPr>
            <w:noProof/>
            <w:webHidden/>
          </w:rPr>
          <w:tab/>
        </w:r>
        <w:r w:rsidR="00A70133">
          <w:rPr>
            <w:noProof/>
            <w:webHidden/>
          </w:rPr>
          <w:fldChar w:fldCharType="begin"/>
        </w:r>
        <w:r w:rsidR="00A70133">
          <w:rPr>
            <w:noProof/>
            <w:webHidden/>
          </w:rPr>
          <w:instrText xml:space="preserve"> PAGEREF _Toc448831071 \h </w:instrText>
        </w:r>
        <w:r w:rsidR="00A70133">
          <w:rPr>
            <w:noProof/>
            <w:webHidden/>
          </w:rPr>
        </w:r>
        <w:r w:rsidR="00A70133">
          <w:rPr>
            <w:noProof/>
            <w:webHidden/>
          </w:rPr>
          <w:fldChar w:fldCharType="separate"/>
        </w:r>
        <w:r w:rsidR="0090561A">
          <w:rPr>
            <w:noProof/>
            <w:webHidden/>
          </w:rPr>
          <w:t>11</w:t>
        </w:r>
        <w:r w:rsidR="00A70133">
          <w:rPr>
            <w:noProof/>
            <w:webHidden/>
          </w:rPr>
          <w:fldChar w:fldCharType="end"/>
        </w:r>
      </w:hyperlink>
    </w:p>
    <w:p w14:paraId="229E1AA6" w14:textId="77777777" w:rsidR="00A70133" w:rsidRDefault="00A266E9">
      <w:pPr>
        <w:pStyle w:val="TOC4"/>
        <w:tabs>
          <w:tab w:val="right" w:leader="dot" w:pos="9016"/>
        </w:tabs>
        <w:rPr>
          <w:rFonts w:eastAsiaTheme="minorEastAsia"/>
          <w:noProof/>
          <w:lang w:eastAsia="en-GB"/>
        </w:rPr>
      </w:pPr>
      <w:hyperlink w:anchor="_Toc448831072" w:history="1">
        <w:r w:rsidR="00A70133" w:rsidRPr="002D47D8">
          <w:rPr>
            <w:rStyle w:val="Hyperlink"/>
            <w:rFonts w:eastAsia="Times New Roman"/>
            <w:noProof/>
            <w:lang w:eastAsia="en-GB"/>
          </w:rPr>
          <w:t>Preparation of devices</w:t>
        </w:r>
        <w:r w:rsidR="00A70133">
          <w:rPr>
            <w:noProof/>
            <w:webHidden/>
          </w:rPr>
          <w:tab/>
        </w:r>
        <w:r w:rsidR="00A70133">
          <w:rPr>
            <w:noProof/>
            <w:webHidden/>
          </w:rPr>
          <w:fldChar w:fldCharType="begin"/>
        </w:r>
        <w:r w:rsidR="00A70133">
          <w:rPr>
            <w:noProof/>
            <w:webHidden/>
          </w:rPr>
          <w:instrText xml:space="preserve"> PAGEREF _Toc448831072 \h </w:instrText>
        </w:r>
        <w:r w:rsidR="00A70133">
          <w:rPr>
            <w:noProof/>
            <w:webHidden/>
          </w:rPr>
        </w:r>
        <w:r w:rsidR="00A70133">
          <w:rPr>
            <w:noProof/>
            <w:webHidden/>
          </w:rPr>
          <w:fldChar w:fldCharType="separate"/>
        </w:r>
        <w:r w:rsidR="0090561A">
          <w:rPr>
            <w:noProof/>
            <w:webHidden/>
          </w:rPr>
          <w:t>11</w:t>
        </w:r>
        <w:r w:rsidR="00A70133">
          <w:rPr>
            <w:noProof/>
            <w:webHidden/>
          </w:rPr>
          <w:fldChar w:fldCharType="end"/>
        </w:r>
      </w:hyperlink>
    </w:p>
    <w:p w14:paraId="26711E5C" w14:textId="77777777" w:rsidR="00A70133" w:rsidRDefault="00A266E9">
      <w:pPr>
        <w:pStyle w:val="TOC5"/>
        <w:tabs>
          <w:tab w:val="right" w:leader="dot" w:pos="9016"/>
        </w:tabs>
        <w:rPr>
          <w:rFonts w:eastAsiaTheme="minorEastAsia"/>
          <w:noProof/>
          <w:lang w:eastAsia="en-GB"/>
        </w:rPr>
      </w:pPr>
      <w:hyperlink w:anchor="_Toc448831073" w:history="1">
        <w:r w:rsidR="00A70133" w:rsidRPr="002D47D8">
          <w:rPr>
            <w:rStyle w:val="Hyperlink"/>
            <w:noProof/>
          </w:rPr>
          <w:t>Basic configuration of mobile devices</w:t>
        </w:r>
        <w:r w:rsidR="00A70133">
          <w:rPr>
            <w:noProof/>
            <w:webHidden/>
          </w:rPr>
          <w:tab/>
        </w:r>
        <w:r w:rsidR="00A70133">
          <w:rPr>
            <w:noProof/>
            <w:webHidden/>
          </w:rPr>
          <w:fldChar w:fldCharType="begin"/>
        </w:r>
        <w:r w:rsidR="00A70133">
          <w:rPr>
            <w:noProof/>
            <w:webHidden/>
          </w:rPr>
          <w:instrText xml:space="preserve"> PAGEREF _Toc448831073 \h </w:instrText>
        </w:r>
        <w:r w:rsidR="00A70133">
          <w:rPr>
            <w:noProof/>
            <w:webHidden/>
          </w:rPr>
        </w:r>
        <w:r w:rsidR="00A70133">
          <w:rPr>
            <w:noProof/>
            <w:webHidden/>
          </w:rPr>
          <w:fldChar w:fldCharType="separate"/>
        </w:r>
        <w:r w:rsidR="0090561A">
          <w:rPr>
            <w:noProof/>
            <w:webHidden/>
          </w:rPr>
          <w:t>11</w:t>
        </w:r>
        <w:r w:rsidR="00A70133">
          <w:rPr>
            <w:noProof/>
            <w:webHidden/>
          </w:rPr>
          <w:fldChar w:fldCharType="end"/>
        </w:r>
      </w:hyperlink>
    </w:p>
    <w:p w14:paraId="5CA670E8" w14:textId="77777777" w:rsidR="00A70133" w:rsidRDefault="00A266E9">
      <w:pPr>
        <w:pStyle w:val="TOC5"/>
        <w:tabs>
          <w:tab w:val="right" w:leader="dot" w:pos="9016"/>
        </w:tabs>
        <w:rPr>
          <w:rFonts w:eastAsiaTheme="minorEastAsia"/>
          <w:noProof/>
          <w:lang w:eastAsia="en-GB"/>
        </w:rPr>
      </w:pPr>
      <w:hyperlink w:anchor="_Toc448831074" w:history="1">
        <w:r w:rsidR="00A70133" w:rsidRPr="002D47D8">
          <w:rPr>
            <w:rStyle w:val="Hyperlink"/>
            <w:noProof/>
            <w:lang w:eastAsia="en-GB"/>
          </w:rPr>
          <w:t>Configuration of ODK Collect</w:t>
        </w:r>
        <w:r w:rsidR="00A70133">
          <w:rPr>
            <w:noProof/>
            <w:webHidden/>
          </w:rPr>
          <w:tab/>
        </w:r>
        <w:r w:rsidR="00A70133">
          <w:rPr>
            <w:noProof/>
            <w:webHidden/>
          </w:rPr>
          <w:fldChar w:fldCharType="begin"/>
        </w:r>
        <w:r w:rsidR="00A70133">
          <w:rPr>
            <w:noProof/>
            <w:webHidden/>
          </w:rPr>
          <w:instrText xml:space="preserve"> PAGEREF _Toc448831074 \h </w:instrText>
        </w:r>
        <w:r w:rsidR="00A70133">
          <w:rPr>
            <w:noProof/>
            <w:webHidden/>
          </w:rPr>
        </w:r>
        <w:r w:rsidR="00A70133">
          <w:rPr>
            <w:noProof/>
            <w:webHidden/>
          </w:rPr>
          <w:fldChar w:fldCharType="separate"/>
        </w:r>
        <w:r w:rsidR="0090561A">
          <w:rPr>
            <w:noProof/>
            <w:webHidden/>
          </w:rPr>
          <w:t>12</w:t>
        </w:r>
        <w:r w:rsidR="00A70133">
          <w:rPr>
            <w:noProof/>
            <w:webHidden/>
          </w:rPr>
          <w:fldChar w:fldCharType="end"/>
        </w:r>
      </w:hyperlink>
    </w:p>
    <w:p w14:paraId="78466B0A" w14:textId="77777777" w:rsidR="00A70133" w:rsidRDefault="00A266E9">
      <w:pPr>
        <w:pStyle w:val="TOC5"/>
        <w:tabs>
          <w:tab w:val="right" w:leader="dot" w:pos="9016"/>
        </w:tabs>
        <w:rPr>
          <w:rFonts w:eastAsiaTheme="minorEastAsia"/>
          <w:noProof/>
          <w:lang w:eastAsia="en-GB"/>
        </w:rPr>
      </w:pPr>
      <w:hyperlink w:anchor="_Toc448831075" w:history="1">
        <w:r w:rsidR="00A70133" w:rsidRPr="002D47D8">
          <w:rPr>
            <w:rStyle w:val="Hyperlink"/>
            <w:noProof/>
            <w:lang w:eastAsia="en-GB"/>
          </w:rPr>
          <w:t>Configuration of APPLOCK</w:t>
        </w:r>
        <w:r w:rsidR="00A70133">
          <w:rPr>
            <w:noProof/>
            <w:webHidden/>
          </w:rPr>
          <w:tab/>
        </w:r>
        <w:r w:rsidR="00A70133">
          <w:rPr>
            <w:noProof/>
            <w:webHidden/>
          </w:rPr>
          <w:fldChar w:fldCharType="begin"/>
        </w:r>
        <w:r w:rsidR="00A70133">
          <w:rPr>
            <w:noProof/>
            <w:webHidden/>
          </w:rPr>
          <w:instrText xml:space="preserve"> PAGEREF _Toc448831075 \h </w:instrText>
        </w:r>
        <w:r w:rsidR="00A70133">
          <w:rPr>
            <w:noProof/>
            <w:webHidden/>
          </w:rPr>
        </w:r>
        <w:r w:rsidR="00A70133">
          <w:rPr>
            <w:noProof/>
            <w:webHidden/>
          </w:rPr>
          <w:fldChar w:fldCharType="separate"/>
        </w:r>
        <w:r w:rsidR="0090561A">
          <w:rPr>
            <w:noProof/>
            <w:webHidden/>
          </w:rPr>
          <w:t>15</w:t>
        </w:r>
        <w:r w:rsidR="00A70133">
          <w:rPr>
            <w:noProof/>
            <w:webHidden/>
          </w:rPr>
          <w:fldChar w:fldCharType="end"/>
        </w:r>
      </w:hyperlink>
    </w:p>
    <w:p w14:paraId="40855B04" w14:textId="77777777" w:rsidR="00A70133" w:rsidRDefault="00A266E9">
      <w:pPr>
        <w:pStyle w:val="TOC2"/>
        <w:tabs>
          <w:tab w:val="right" w:leader="dot" w:pos="9016"/>
        </w:tabs>
        <w:rPr>
          <w:rFonts w:eastAsiaTheme="minorEastAsia"/>
          <w:noProof/>
          <w:lang w:eastAsia="en-GB"/>
        </w:rPr>
      </w:pPr>
      <w:hyperlink w:anchor="_Toc448831076" w:history="1">
        <w:r w:rsidR="00A70133" w:rsidRPr="002D47D8">
          <w:rPr>
            <w:rStyle w:val="Hyperlink"/>
            <w:noProof/>
          </w:rPr>
          <w:t>Training</w:t>
        </w:r>
        <w:r w:rsidR="00A70133">
          <w:rPr>
            <w:noProof/>
            <w:webHidden/>
          </w:rPr>
          <w:tab/>
        </w:r>
        <w:r w:rsidR="00A70133">
          <w:rPr>
            <w:noProof/>
            <w:webHidden/>
          </w:rPr>
          <w:fldChar w:fldCharType="begin"/>
        </w:r>
        <w:r w:rsidR="00A70133">
          <w:rPr>
            <w:noProof/>
            <w:webHidden/>
          </w:rPr>
          <w:instrText xml:space="preserve"> PAGEREF _Toc448831076 \h </w:instrText>
        </w:r>
        <w:r w:rsidR="00A70133">
          <w:rPr>
            <w:noProof/>
            <w:webHidden/>
          </w:rPr>
        </w:r>
        <w:r w:rsidR="00A70133">
          <w:rPr>
            <w:noProof/>
            <w:webHidden/>
          </w:rPr>
          <w:fldChar w:fldCharType="separate"/>
        </w:r>
        <w:r w:rsidR="0090561A">
          <w:rPr>
            <w:noProof/>
            <w:webHidden/>
          </w:rPr>
          <w:t>18</w:t>
        </w:r>
        <w:r w:rsidR="00A70133">
          <w:rPr>
            <w:noProof/>
            <w:webHidden/>
          </w:rPr>
          <w:fldChar w:fldCharType="end"/>
        </w:r>
      </w:hyperlink>
    </w:p>
    <w:p w14:paraId="57017002" w14:textId="77777777" w:rsidR="00A70133" w:rsidRDefault="00A266E9">
      <w:pPr>
        <w:pStyle w:val="TOC3"/>
        <w:tabs>
          <w:tab w:val="right" w:leader="dot" w:pos="9016"/>
        </w:tabs>
        <w:rPr>
          <w:rFonts w:eastAsiaTheme="minorEastAsia"/>
          <w:noProof/>
          <w:lang w:eastAsia="en-GB"/>
        </w:rPr>
      </w:pPr>
      <w:hyperlink w:anchor="_Toc448831077" w:history="1">
        <w:r w:rsidR="00A70133" w:rsidRPr="002D47D8">
          <w:rPr>
            <w:rStyle w:val="Hyperlink"/>
            <w:noProof/>
          </w:rPr>
          <w:t>Details about devices</w:t>
        </w:r>
        <w:r w:rsidR="00A70133">
          <w:rPr>
            <w:noProof/>
            <w:webHidden/>
          </w:rPr>
          <w:tab/>
        </w:r>
        <w:r w:rsidR="00A70133">
          <w:rPr>
            <w:noProof/>
            <w:webHidden/>
          </w:rPr>
          <w:fldChar w:fldCharType="begin"/>
        </w:r>
        <w:r w:rsidR="00A70133">
          <w:rPr>
            <w:noProof/>
            <w:webHidden/>
          </w:rPr>
          <w:instrText xml:space="preserve"> PAGEREF _Toc448831077 \h </w:instrText>
        </w:r>
        <w:r w:rsidR="00A70133">
          <w:rPr>
            <w:noProof/>
            <w:webHidden/>
          </w:rPr>
        </w:r>
        <w:r w:rsidR="00A70133">
          <w:rPr>
            <w:noProof/>
            <w:webHidden/>
          </w:rPr>
          <w:fldChar w:fldCharType="separate"/>
        </w:r>
        <w:r w:rsidR="0090561A">
          <w:rPr>
            <w:noProof/>
            <w:webHidden/>
          </w:rPr>
          <w:t>18</w:t>
        </w:r>
        <w:r w:rsidR="00A70133">
          <w:rPr>
            <w:noProof/>
            <w:webHidden/>
          </w:rPr>
          <w:fldChar w:fldCharType="end"/>
        </w:r>
      </w:hyperlink>
    </w:p>
    <w:p w14:paraId="6D32E879" w14:textId="77777777" w:rsidR="00A70133" w:rsidRDefault="00A266E9">
      <w:pPr>
        <w:pStyle w:val="TOC4"/>
        <w:tabs>
          <w:tab w:val="right" w:leader="dot" w:pos="9016"/>
        </w:tabs>
        <w:rPr>
          <w:rFonts w:eastAsiaTheme="minorEastAsia"/>
          <w:noProof/>
          <w:lang w:eastAsia="en-GB"/>
        </w:rPr>
      </w:pPr>
      <w:hyperlink w:anchor="_Toc448831078" w:history="1">
        <w:r w:rsidR="00A70133" w:rsidRPr="002D47D8">
          <w:rPr>
            <w:rStyle w:val="Hyperlink"/>
            <w:noProof/>
          </w:rPr>
          <w:t>Settings of devices for training</w:t>
        </w:r>
        <w:r w:rsidR="00A70133">
          <w:rPr>
            <w:noProof/>
            <w:webHidden/>
          </w:rPr>
          <w:tab/>
        </w:r>
        <w:r w:rsidR="00A70133">
          <w:rPr>
            <w:noProof/>
            <w:webHidden/>
          </w:rPr>
          <w:fldChar w:fldCharType="begin"/>
        </w:r>
        <w:r w:rsidR="00A70133">
          <w:rPr>
            <w:noProof/>
            <w:webHidden/>
          </w:rPr>
          <w:instrText xml:space="preserve"> PAGEREF _Toc448831078 \h </w:instrText>
        </w:r>
        <w:r w:rsidR="00A70133">
          <w:rPr>
            <w:noProof/>
            <w:webHidden/>
          </w:rPr>
        </w:r>
        <w:r w:rsidR="00A70133">
          <w:rPr>
            <w:noProof/>
            <w:webHidden/>
          </w:rPr>
          <w:fldChar w:fldCharType="separate"/>
        </w:r>
        <w:r w:rsidR="0090561A">
          <w:rPr>
            <w:noProof/>
            <w:webHidden/>
          </w:rPr>
          <w:t>18</w:t>
        </w:r>
        <w:r w:rsidR="00A70133">
          <w:rPr>
            <w:noProof/>
            <w:webHidden/>
          </w:rPr>
          <w:fldChar w:fldCharType="end"/>
        </w:r>
      </w:hyperlink>
    </w:p>
    <w:p w14:paraId="550D4B70" w14:textId="77777777" w:rsidR="00A70133" w:rsidRDefault="00A266E9">
      <w:pPr>
        <w:pStyle w:val="TOC3"/>
        <w:tabs>
          <w:tab w:val="right" w:leader="dot" w:pos="9016"/>
        </w:tabs>
        <w:rPr>
          <w:rFonts w:eastAsiaTheme="minorEastAsia"/>
          <w:noProof/>
          <w:lang w:eastAsia="en-GB"/>
        </w:rPr>
      </w:pPr>
      <w:hyperlink w:anchor="_Toc448831079" w:history="1">
        <w:r w:rsidR="00A70133" w:rsidRPr="002D47D8">
          <w:rPr>
            <w:rStyle w:val="Hyperlink"/>
            <w:noProof/>
          </w:rPr>
          <w:t>Use of device</w:t>
        </w:r>
        <w:r w:rsidR="00A70133">
          <w:rPr>
            <w:noProof/>
            <w:webHidden/>
          </w:rPr>
          <w:tab/>
        </w:r>
        <w:r w:rsidR="00A70133">
          <w:rPr>
            <w:noProof/>
            <w:webHidden/>
          </w:rPr>
          <w:fldChar w:fldCharType="begin"/>
        </w:r>
        <w:r w:rsidR="00A70133">
          <w:rPr>
            <w:noProof/>
            <w:webHidden/>
          </w:rPr>
          <w:instrText xml:space="preserve"> PAGEREF _Toc448831079 \h </w:instrText>
        </w:r>
        <w:r w:rsidR="00A70133">
          <w:rPr>
            <w:noProof/>
            <w:webHidden/>
          </w:rPr>
        </w:r>
        <w:r w:rsidR="00A70133">
          <w:rPr>
            <w:noProof/>
            <w:webHidden/>
          </w:rPr>
          <w:fldChar w:fldCharType="separate"/>
        </w:r>
        <w:r w:rsidR="0090561A">
          <w:rPr>
            <w:noProof/>
            <w:webHidden/>
          </w:rPr>
          <w:t>18</w:t>
        </w:r>
        <w:r w:rsidR="00A70133">
          <w:rPr>
            <w:noProof/>
            <w:webHidden/>
          </w:rPr>
          <w:fldChar w:fldCharType="end"/>
        </w:r>
      </w:hyperlink>
    </w:p>
    <w:p w14:paraId="7A13EDA9" w14:textId="77777777" w:rsidR="00A70133" w:rsidRDefault="00A266E9">
      <w:pPr>
        <w:pStyle w:val="TOC3"/>
        <w:tabs>
          <w:tab w:val="right" w:leader="dot" w:pos="9016"/>
        </w:tabs>
        <w:rPr>
          <w:rFonts w:eastAsiaTheme="minorEastAsia"/>
          <w:noProof/>
          <w:lang w:eastAsia="en-GB"/>
        </w:rPr>
      </w:pPr>
      <w:hyperlink w:anchor="_Toc448831080" w:history="1">
        <w:r w:rsidR="00A70133" w:rsidRPr="002D47D8">
          <w:rPr>
            <w:rStyle w:val="Hyperlink"/>
            <w:noProof/>
          </w:rPr>
          <w:t>Use of ODK Collect</w:t>
        </w:r>
        <w:r w:rsidR="00A70133">
          <w:rPr>
            <w:noProof/>
            <w:webHidden/>
          </w:rPr>
          <w:tab/>
        </w:r>
        <w:r w:rsidR="00A70133">
          <w:rPr>
            <w:noProof/>
            <w:webHidden/>
          </w:rPr>
          <w:fldChar w:fldCharType="begin"/>
        </w:r>
        <w:r w:rsidR="00A70133">
          <w:rPr>
            <w:noProof/>
            <w:webHidden/>
          </w:rPr>
          <w:instrText xml:space="preserve"> PAGEREF _Toc448831080 \h </w:instrText>
        </w:r>
        <w:r w:rsidR="00A70133">
          <w:rPr>
            <w:noProof/>
            <w:webHidden/>
          </w:rPr>
        </w:r>
        <w:r w:rsidR="00A70133">
          <w:rPr>
            <w:noProof/>
            <w:webHidden/>
          </w:rPr>
          <w:fldChar w:fldCharType="separate"/>
        </w:r>
        <w:r w:rsidR="0090561A">
          <w:rPr>
            <w:noProof/>
            <w:webHidden/>
          </w:rPr>
          <w:t>19</w:t>
        </w:r>
        <w:r w:rsidR="00A70133">
          <w:rPr>
            <w:noProof/>
            <w:webHidden/>
          </w:rPr>
          <w:fldChar w:fldCharType="end"/>
        </w:r>
      </w:hyperlink>
    </w:p>
    <w:p w14:paraId="699174C3" w14:textId="77777777" w:rsidR="00A70133" w:rsidRDefault="00A266E9">
      <w:pPr>
        <w:pStyle w:val="TOC4"/>
        <w:tabs>
          <w:tab w:val="right" w:leader="dot" w:pos="9016"/>
        </w:tabs>
        <w:rPr>
          <w:rFonts w:eastAsiaTheme="minorEastAsia"/>
          <w:noProof/>
          <w:lang w:eastAsia="en-GB"/>
        </w:rPr>
      </w:pPr>
      <w:hyperlink w:anchor="_Toc448831081" w:history="1">
        <w:r w:rsidR="00A70133" w:rsidRPr="002D47D8">
          <w:rPr>
            <w:rStyle w:val="Hyperlink"/>
            <w:noProof/>
          </w:rPr>
          <w:t>Completing data entry forms</w:t>
        </w:r>
        <w:r w:rsidR="00A70133">
          <w:rPr>
            <w:noProof/>
            <w:webHidden/>
          </w:rPr>
          <w:tab/>
        </w:r>
        <w:r w:rsidR="00A70133">
          <w:rPr>
            <w:noProof/>
            <w:webHidden/>
          </w:rPr>
          <w:fldChar w:fldCharType="begin"/>
        </w:r>
        <w:r w:rsidR="00A70133">
          <w:rPr>
            <w:noProof/>
            <w:webHidden/>
          </w:rPr>
          <w:instrText xml:space="preserve"> PAGEREF _Toc448831081 \h </w:instrText>
        </w:r>
        <w:r w:rsidR="00A70133">
          <w:rPr>
            <w:noProof/>
            <w:webHidden/>
          </w:rPr>
        </w:r>
        <w:r w:rsidR="00A70133">
          <w:rPr>
            <w:noProof/>
            <w:webHidden/>
          </w:rPr>
          <w:fldChar w:fldCharType="separate"/>
        </w:r>
        <w:r w:rsidR="0090561A">
          <w:rPr>
            <w:noProof/>
            <w:webHidden/>
          </w:rPr>
          <w:t>21</w:t>
        </w:r>
        <w:r w:rsidR="00A70133">
          <w:rPr>
            <w:noProof/>
            <w:webHidden/>
          </w:rPr>
          <w:fldChar w:fldCharType="end"/>
        </w:r>
      </w:hyperlink>
    </w:p>
    <w:p w14:paraId="0C394D29" w14:textId="77777777" w:rsidR="00A70133" w:rsidRDefault="00A266E9">
      <w:pPr>
        <w:pStyle w:val="TOC5"/>
        <w:tabs>
          <w:tab w:val="right" w:leader="dot" w:pos="9016"/>
        </w:tabs>
        <w:rPr>
          <w:rFonts w:eastAsiaTheme="minorEastAsia"/>
          <w:noProof/>
          <w:lang w:eastAsia="en-GB"/>
        </w:rPr>
      </w:pPr>
      <w:hyperlink w:anchor="_Toc448831082" w:history="1">
        <w:r w:rsidR="00A70133" w:rsidRPr="002D47D8">
          <w:rPr>
            <w:rStyle w:val="Hyperlink"/>
            <w:noProof/>
          </w:rPr>
          <w:t>Registration</w:t>
        </w:r>
        <w:r w:rsidR="00A70133">
          <w:rPr>
            <w:noProof/>
            <w:webHidden/>
          </w:rPr>
          <w:tab/>
        </w:r>
        <w:r w:rsidR="00A70133">
          <w:rPr>
            <w:noProof/>
            <w:webHidden/>
          </w:rPr>
          <w:fldChar w:fldCharType="begin"/>
        </w:r>
        <w:r w:rsidR="00A70133">
          <w:rPr>
            <w:noProof/>
            <w:webHidden/>
          </w:rPr>
          <w:instrText xml:space="preserve"> PAGEREF _Toc448831082 \h </w:instrText>
        </w:r>
        <w:r w:rsidR="00A70133">
          <w:rPr>
            <w:noProof/>
            <w:webHidden/>
          </w:rPr>
        </w:r>
        <w:r w:rsidR="00A70133">
          <w:rPr>
            <w:noProof/>
            <w:webHidden/>
          </w:rPr>
          <w:fldChar w:fldCharType="separate"/>
        </w:r>
        <w:r w:rsidR="0090561A">
          <w:rPr>
            <w:noProof/>
            <w:webHidden/>
          </w:rPr>
          <w:t>21</w:t>
        </w:r>
        <w:r w:rsidR="00A70133">
          <w:rPr>
            <w:noProof/>
            <w:webHidden/>
          </w:rPr>
          <w:fldChar w:fldCharType="end"/>
        </w:r>
      </w:hyperlink>
    </w:p>
    <w:p w14:paraId="0D51DC17" w14:textId="77777777" w:rsidR="00A70133" w:rsidRDefault="00A266E9">
      <w:pPr>
        <w:pStyle w:val="TOC5"/>
        <w:tabs>
          <w:tab w:val="right" w:leader="dot" w:pos="9016"/>
        </w:tabs>
        <w:rPr>
          <w:rFonts w:eastAsiaTheme="minorEastAsia"/>
          <w:noProof/>
          <w:lang w:eastAsia="en-GB"/>
        </w:rPr>
      </w:pPr>
      <w:hyperlink w:anchor="_Toc448831083" w:history="1">
        <w:r w:rsidR="00A70133" w:rsidRPr="002D47D8">
          <w:rPr>
            <w:rStyle w:val="Hyperlink"/>
            <w:noProof/>
          </w:rPr>
          <w:t>Identification numbers</w:t>
        </w:r>
        <w:r w:rsidR="00A70133">
          <w:rPr>
            <w:noProof/>
            <w:webHidden/>
          </w:rPr>
          <w:tab/>
        </w:r>
        <w:r w:rsidR="00A70133">
          <w:rPr>
            <w:noProof/>
            <w:webHidden/>
          </w:rPr>
          <w:fldChar w:fldCharType="begin"/>
        </w:r>
        <w:r w:rsidR="00A70133">
          <w:rPr>
            <w:noProof/>
            <w:webHidden/>
          </w:rPr>
          <w:instrText xml:space="preserve"> PAGEREF _Toc448831083 \h </w:instrText>
        </w:r>
        <w:r w:rsidR="00A70133">
          <w:rPr>
            <w:noProof/>
            <w:webHidden/>
          </w:rPr>
        </w:r>
        <w:r w:rsidR="00A70133">
          <w:rPr>
            <w:noProof/>
            <w:webHidden/>
          </w:rPr>
          <w:fldChar w:fldCharType="separate"/>
        </w:r>
        <w:r w:rsidR="0090561A">
          <w:rPr>
            <w:noProof/>
            <w:webHidden/>
          </w:rPr>
          <w:t>22</w:t>
        </w:r>
        <w:r w:rsidR="00A70133">
          <w:rPr>
            <w:noProof/>
            <w:webHidden/>
          </w:rPr>
          <w:fldChar w:fldCharType="end"/>
        </w:r>
      </w:hyperlink>
    </w:p>
    <w:p w14:paraId="187508B1" w14:textId="77777777" w:rsidR="00A70133" w:rsidRDefault="00A266E9">
      <w:pPr>
        <w:pStyle w:val="TOC4"/>
        <w:tabs>
          <w:tab w:val="right" w:leader="dot" w:pos="9016"/>
        </w:tabs>
        <w:rPr>
          <w:rFonts w:eastAsiaTheme="minorEastAsia"/>
          <w:noProof/>
          <w:lang w:eastAsia="en-GB"/>
        </w:rPr>
      </w:pPr>
      <w:hyperlink w:anchor="_Toc448831084" w:history="1">
        <w:r w:rsidR="00A70133" w:rsidRPr="002D47D8">
          <w:rPr>
            <w:rStyle w:val="Hyperlink"/>
            <w:noProof/>
          </w:rPr>
          <w:t>Standardization of Anthropometrists</w:t>
        </w:r>
        <w:r w:rsidR="00A70133">
          <w:rPr>
            <w:noProof/>
            <w:webHidden/>
          </w:rPr>
          <w:tab/>
        </w:r>
        <w:r w:rsidR="00A70133">
          <w:rPr>
            <w:noProof/>
            <w:webHidden/>
          </w:rPr>
          <w:fldChar w:fldCharType="begin"/>
        </w:r>
        <w:r w:rsidR="00A70133">
          <w:rPr>
            <w:noProof/>
            <w:webHidden/>
          </w:rPr>
          <w:instrText xml:space="preserve"> PAGEREF _Toc448831084 \h </w:instrText>
        </w:r>
        <w:r w:rsidR="00A70133">
          <w:rPr>
            <w:noProof/>
            <w:webHidden/>
          </w:rPr>
        </w:r>
        <w:r w:rsidR="00A70133">
          <w:rPr>
            <w:noProof/>
            <w:webHidden/>
          </w:rPr>
          <w:fldChar w:fldCharType="separate"/>
        </w:r>
        <w:r w:rsidR="0090561A">
          <w:rPr>
            <w:noProof/>
            <w:webHidden/>
          </w:rPr>
          <w:t>22</w:t>
        </w:r>
        <w:r w:rsidR="00A70133">
          <w:rPr>
            <w:noProof/>
            <w:webHidden/>
          </w:rPr>
          <w:fldChar w:fldCharType="end"/>
        </w:r>
      </w:hyperlink>
    </w:p>
    <w:p w14:paraId="5CDB39D4" w14:textId="77777777" w:rsidR="00A70133" w:rsidRDefault="00A266E9">
      <w:pPr>
        <w:pStyle w:val="TOC4"/>
        <w:tabs>
          <w:tab w:val="right" w:leader="dot" w:pos="9016"/>
        </w:tabs>
        <w:rPr>
          <w:rFonts w:eastAsiaTheme="minorEastAsia"/>
          <w:noProof/>
          <w:lang w:eastAsia="en-GB"/>
        </w:rPr>
      </w:pPr>
      <w:hyperlink w:anchor="_Toc448831085" w:history="1">
        <w:r w:rsidR="00A70133" w:rsidRPr="002D47D8">
          <w:rPr>
            <w:rStyle w:val="Hyperlink"/>
            <w:noProof/>
          </w:rPr>
          <w:t>Daily Calibration</w:t>
        </w:r>
        <w:r w:rsidR="00A70133">
          <w:rPr>
            <w:noProof/>
            <w:webHidden/>
          </w:rPr>
          <w:tab/>
        </w:r>
        <w:r w:rsidR="00A70133">
          <w:rPr>
            <w:noProof/>
            <w:webHidden/>
          </w:rPr>
          <w:fldChar w:fldCharType="begin"/>
        </w:r>
        <w:r w:rsidR="00A70133">
          <w:rPr>
            <w:noProof/>
            <w:webHidden/>
          </w:rPr>
          <w:instrText xml:space="preserve"> PAGEREF _Toc448831085 \h </w:instrText>
        </w:r>
        <w:r w:rsidR="00A70133">
          <w:rPr>
            <w:noProof/>
            <w:webHidden/>
          </w:rPr>
        </w:r>
        <w:r w:rsidR="00A70133">
          <w:rPr>
            <w:noProof/>
            <w:webHidden/>
          </w:rPr>
          <w:fldChar w:fldCharType="separate"/>
        </w:r>
        <w:r w:rsidR="0090561A">
          <w:rPr>
            <w:noProof/>
            <w:webHidden/>
          </w:rPr>
          <w:t>27</w:t>
        </w:r>
        <w:r w:rsidR="00A70133">
          <w:rPr>
            <w:noProof/>
            <w:webHidden/>
          </w:rPr>
          <w:fldChar w:fldCharType="end"/>
        </w:r>
      </w:hyperlink>
    </w:p>
    <w:p w14:paraId="61465773" w14:textId="77777777" w:rsidR="00A70133" w:rsidRDefault="00A266E9">
      <w:pPr>
        <w:pStyle w:val="TOC4"/>
        <w:tabs>
          <w:tab w:val="right" w:leader="dot" w:pos="9016"/>
        </w:tabs>
        <w:rPr>
          <w:rFonts w:eastAsiaTheme="minorEastAsia"/>
          <w:noProof/>
          <w:lang w:eastAsia="en-GB"/>
        </w:rPr>
      </w:pPr>
      <w:hyperlink w:anchor="_Toc448831086" w:history="1">
        <w:r w:rsidR="00A70133" w:rsidRPr="002D47D8">
          <w:rPr>
            <w:rStyle w:val="Hyperlink"/>
            <w:noProof/>
            <w:lang w:val="fr-BE"/>
          </w:rPr>
          <w:t>Nutrition Survey Questionnaire</w:t>
        </w:r>
        <w:r w:rsidR="00A70133">
          <w:rPr>
            <w:noProof/>
            <w:webHidden/>
          </w:rPr>
          <w:tab/>
        </w:r>
        <w:r w:rsidR="00A70133">
          <w:rPr>
            <w:noProof/>
            <w:webHidden/>
          </w:rPr>
          <w:fldChar w:fldCharType="begin"/>
        </w:r>
        <w:r w:rsidR="00A70133">
          <w:rPr>
            <w:noProof/>
            <w:webHidden/>
          </w:rPr>
          <w:instrText xml:space="preserve"> PAGEREF _Toc448831086 \h </w:instrText>
        </w:r>
        <w:r w:rsidR="00A70133">
          <w:rPr>
            <w:noProof/>
            <w:webHidden/>
          </w:rPr>
        </w:r>
        <w:r w:rsidR="00A70133">
          <w:rPr>
            <w:noProof/>
            <w:webHidden/>
          </w:rPr>
          <w:fldChar w:fldCharType="separate"/>
        </w:r>
        <w:r w:rsidR="0090561A">
          <w:rPr>
            <w:noProof/>
            <w:webHidden/>
          </w:rPr>
          <w:t>28</w:t>
        </w:r>
        <w:r w:rsidR="00A70133">
          <w:rPr>
            <w:noProof/>
            <w:webHidden/>
          </w:rPr>
          <w:fldChar w:fldCharType="end"/>
        </w:r>
      </w:hyperlink>
    </w:p>
    <w:p w14:paraId="6295C405" w14:textId="77777777" w:rsidR="00A70133" w:rsidRDefault="00A266E9">
      <w:pPr>
        <w:pStyle w:val="TOC2"/>
        <w:tabs>
          <w:tab w:val="right" w:leader="dot" w:pos="9016"/>
        </w:tabs>
        <w:rPr>
          <w:rFonts w:eastAsiaTheme="minorEastAsia"/>
          <w:noProof/>
          <w:lang w:eastAsia="en-GB"/>
        </w:rPr>
      </w:pPr>
      <w:hyperlink w:anchor="_Toc448831087" w:history="1">
        <w:r w:rsidR="00A70133" w:rsidRPr="002D47D8">
          <w:rPr>
            <w:rStyle w:val="Hyperlink"/>
            <w:noProof/>
          </w:rPr>
          <w:t>Data Collection</w:t>
        </w:r>
        <w:r w:rsidR="00A70133">
          <w:rPr>
            <w:noProof/>
            <w:webHidden/>
          </w:rPr>
          <w:tab/>
        </w:r>
        <w:r w:rsidR="00A70133">
          <w:rPr>
            <w:noProof/>
            <w:webHidden/>
          </w:rPr>
          <w:fldChar w:fldCharType="begin"/>
        </w:r>
        <w:r w:rsidR="00A70133">
          <w:rPr>
            <w:noProof/>
            <w:webHidden/>
          </w:rPr>
          <w:instrText xml:space="preserve"> PAGEREF _Toc448831087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268DED94" w14:textId="77777777" w:rsidR="00A70133" w:rsidRDefault="00A266E9">
      <w:pPr>
        <w:pStyle w:val="TOC3"/>
        <w:tabs>
          <w:tab w:val="right" w:leader="dot" w:pos="9016"/>
        </w:tabs>
        <w:rPr>
          <w:rFonts w:eastAsiaTheme="minorEastAsia"/>
          <w:noProof/>
          <w:lang w:eastAsia="en-GB"/>
        </w:rPr>
      </w:pPr>
      <w:hyperlink w:anchor="_Toc448831088" w:history="1">
        <w:r w:rsidR="00A70133" w:rsidRPr="002D47D8">
          <w:rPr>
            <w:rStyle w:val="Hyperlink"/>
            <w:noProof/>
          </w:rPr>
          <w:t>Field Test</w:t>
        </w:r>
        <w:r w:rsidR="00A70133">
          <w:rPr>
            <w:noProof/>
            <w:webHidden/>
          </w:rPr>
          <w:tab/>
        </w:r>
        <w:r w:rsidR="00A70133">
          <w:rPr>
            <w:noProof/>
            <w:webHidden/>
          </w:rPr>
          <w:fldChar w:fldCharType="begin"/>
        </w:r>
        <w:r w:rsidR="00A70133">
          <w:rPr>
            <w:noProof/>
            <w:webHidden/>
          </w:rPr>
          <w:instrText xml:space="preserve"> PAGEREF _Toc448831088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2DE0009D" w14:textId="77777777" w:rsidR="00A70133" w:rsidRDefault="00A266E9">
      <w:pPr>
        <w:pStyle w:val="TOC3"/>
        <w:tabs>
          <w:tab w:val="right" w:leader="dot" w:pos="9016"/>
        </w:tabs>
        <w:rPr>
          <w:rFonts w:eastAsiaTheme="minorEastAsia"/>
          <w:noProof/>
          <w:lang w:eastAsia="en-GB"/>
        </w:rPr>
      </w:pPr>
      <w:hyperlink w:anchor="_Toc448831089" w:history="1">
        <w:r w:rsidR="00A70133" w:rsidRPr="002D47D8">
          <w:rPr>
            <w:rStyle w:val="Hyperlink"/>
            <w:noProof/>
          </w:rPr>
          <w:t>Survey Launch</w:t>
        </w:r>
        <w:r w:rsidR="00A70133">
          <w:rPr>
            <w:noProof/>
            <w:webHidden/>
          </w:rPr>
          <w:tab/>
        </w:r>
        <w:r w:rsidR="00A70133">
          <w:rPr>
            <w:noProof/>
            <w:webHidden/>
          </w:rPr>
          <w:fldChar w:fldCharType="begin"/>
        </w:r>
        <w:r w:rsidR="00A70133">
          <w:rPr>
            <w:noProof/>
            <w:webHidden/>
          </w:rPr>
          <w:instrText xml:space="preserve"> PAGEREF _Toc448831089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05844335" w14:textId="77777777" w:rsidR="00A70133" w:rsidRDefault="00A266E9">
      <w:pPr>
        <w:pStyle w:val="TOC3"/>
        <w:tabs>
          <w:tab w:val="right" w:leader="dot" w:pos="9016"/>
        </w:tabs>
        <w:rPr>
          <w:rFonts w:eastAsiaTheme="minorEastAsia"/>
          <w:noProof/>
          <w:lang w:eastAsia="en-GB"/>
        </w:rPr>
      </w:pPr>
      <w:hyperlink w:anchor="_Toc448831090" w:history="1">
        <w:r w:rsidR="00A70133" w:rsidRPr="002D47D8">
          <w:rPr>
            <w:rStyle w:val="Hyperlink"/>
            <w:noProof/>
          </w:rPr>
          <w:t>Device exchange</w:t>
        </w:r>
        <w:r w:rsidR="00A70133">
          <w:rPr>
            <w:noProof/>
            <w:webHidden/>
          </w:rPr>
          <w:tab/>
        </w:r>
        <w:r w:rsidR="00A70133">
          <w:rPr>
            <w:noProof/>
            <w:webHidden/>
          </w:rPr>
          <w:fldChar w:fldCharType="begin"/>
        </w:r>
        <w:r w:rsidR="00A70133">
          <w:rPr>
            <w:noProof/>
            <w:webHidden/>
          </w:rPr>
          <w:instrText xml:space="preserve"> PAGEREF _Toc448831090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3E12F643" w14:textId="77777777" w:rsidR="00A70133" w:rsidRDefault="00A266E9">
      <w:pPr>
        <w:pStyle w:val="TOC3"/>
        <w:tabs>
          <w:tab w:val="right" w:leader="dot" w:pos="9016"/>
        </w:tabs>
        <w:rPr>
          <w:rFonts w:eastAsiaTheme="minorEastAsia"/>
          <w:noProof/>
          <w:lang w:eastAsia="en-GB"/>
        </w:rPr>
      </w:pPr>
      <w:hyperlink w:anchor="_Toc448831091" w:history="1">
        <w:r w:rsidR="00A70133" w:rsidRPr="002D47D8">
          <w:rPr>
            <w:rStyle w:val="Hyperlink"/>
            <w:noProof/>
          </w:rPr>
          <w:t>Daily Data Quality Review</w:t>
        </w:r>
        <w:r w:rsidR="00A70133">
          <w:rPr>
            <w:noProof/>
            <w:webHidden/>
          </w:rPr>
          <w:tab/>
        </w:r>
        <w:r w:rsidR="00A70133">
          <w:rPr>
            <w:noProof/>
            <w:webHidden/>
          </w:rPr>
          <w:fldChar w:fldCharType="begin"/>
        </w:r>
        <w:r w:rsidR="00A70133">
          <w:rPr>
            <w:noProof/>
            <w:webHidden/>
          </w:rPr>
          <w:instrText xml:space="preserve"> PAGEREF _Toc448831091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787E300B" w14:textId="77777777" w:rsidR="00A70133" w:rsidRDefault="00A266E9">
      <w:pPr>
        <w:pStyle w:val="TOC3"/>
        <w:tabs>
          <w:tab w:val="right" w:leader="dot" w:pos="9016"/>
        </w:tabs>
        <w:rPr>
          <w:rFonts w:eastAsiaTheme="minorEastAsia"/>
          <w:noProof/>
          <w:lang w:eastAsia="en-GB"/>
        </w:rPr>
      </w:pPr>
      <w:hyperlink w:anchor="_Toc448831092" w:history="1">
        <w:r w:rsidR="00A70133" w:rsidRPr="002D47D8">
          <w:rPr>
            <w:rStyle w:val="Hyperlink"/>
            <w:noProof/>
          </w:rPr>
          <w:t>Finalization of data</w:t>
        </w:r>
        <w:r w:rsidR="00A70133">
          <w:rPr>
            <w:noProof/>
            <w:webHidden/>
          </w:rPr>
          <w:tab/>
        </w:r>
        <w:r w:rsidR="00A70133">
          <w:rPr>
            <w:noProof/>
            <w:webHidden/>
          </w:rPr>
          <w:fldChar w:fldCharType="begin"/>
        </w:r>
        <w:r w:rsidR="00A70133">
          <w:rPr>
            <w:noProof/>
            <w:webHidden/>
          </w:rPr>
          <w:instrText xml:space="preserve"> PAGEREF _Toc448831092 \h </w:instrText>
        </w:r>
        <w:r w:rsidR="00A70133">
          <w:rPr>
            <w:noProof/>
            <w:webHidden/>
          </w:rPr>
        </w:r>
        <w:r w:rsidR="00A70133">
          <w:rPr>
            <w:noProof/>
            <w:webHidden/>
          </w:rPr>
          <w:fldChar w:fldCharType="separate"/>
        </w:r>
        <w:r w:rsidR="0090561A">
          <w:rPr>
            <w:noProof/>
            <w:webHidden/>
          </w:rPr>
          <w:t>30</w:t>
        </w:r>
        <w:r w:rsidR="00A70133">
          <w:rPr>
            <w:noProof/>
            <w:webHidden/>
          </w:rPr>
          <w:fldChar w:fldCharType="end"/>
        </w:r>
      </w:hyperlink>
    </w:p>
    <w:p w14:paraId="1C060FAF" w14:textId="77777777" w:rsidR="00041140" w:rsidRDefault="00677CE6" w:rsidP="005F4278">
      <w:r w:rsidRPr="00887104">
        <w:fldChar w:fldCharType="end"/>
      </w:r>
    </w:p>
    <w:p w14:paraId="2F945F74" w14:textId="77777777" w:rsidR="00041140" w:rsidRDefault="00041140" w:rsidP="005F4278"/>
    <w:p w14:paraId="6A1EA56D" w14:textId="77777777" w:rsidR="00041140" w:rsidRDefault="00041140" w:rsidP="005F4278"/>
    <w:p w14:paraId="34BD40F5" w14:textId="77777777" w:rsidR="00041140" w:rsidRDefault="00041140" w:rsidP="005F4278"/>
    <w:p w14:paraId="5B71C23B" w14:textId="77777777" w:rsidR="00041140" w:rsidRPr="00887104" w:rsidRDefault="00041140" w:rsidP="005F4278">
      <w:pPr>
        <w:rPr>
          <w:rFonts w:asciiTheme="majorHAnsi" w:eastAsiaTheme="majorEastAsia" w:hAnsiTheme="majorHAnsi" w:cstheme="majorBidi"/>
          <w:color w:val="2E74B5" w:themeColor="accent1" w:themeShade="BF"/>
          <w:sz w:val="32"/>
          <w:szCs w:val="32"/>
        </w:rPr>
      </w:pPr>
    </w:p>
    <w:p w14:paraId="1A84C1FF" w14:textId="77777777" w:rsidR="00C52CBE" w:rsidRDefault="00C52CBE">
      <w:pPr>
        <w:spacing w:after="160" w:line="259" w:lineRule="auto"/>
        <w:rPr>
          <w:ins w:id="0" w:author="Robert" w:date="2016-06-01T17:41:00Z"/>
        </w:rPr>
      </w:pPr>
      <w:bookmarkStart w:id="1" w:name="_Toc447879688"/>
      <w:bookmarkStart w:id="2" w:name="_Toc448831053"/>
      <w:ins w:id="3" w:author="Robert" w:date="2016-06-01T17:41:00Z">
        <w:r>
          <w:t>Improvements</w:t>
        </w:r>
      </w:ins>
    </w:p>
    <w:p w14:paraId="15DD7DF0" w14:textId="77777777" w:rsidR="00C52CBE" w:rsidRDefault="00C52CBE">
      <w:pPr>
        <w:spacing w:after="160" w:line="259" w:lineRule="auto"/>
        <w:rPr>
          <w:ins w:id="4" w:author="Robert" w:date="2016-06-01T17:42:00Z"/>
        </w:rPr>
      </w:pPr>
      <w:ins w:id="5" w:author="Robert" w:date="2016-06-01T17:41:00Z">
        <w:r>
          <w:t>Expl</w:t>
        </w:r>
      </w:ins>
      <w:ins w:id="6" w:author="Robert" w:date="2016-06-01T17:42:00Z">
        <w:r>
          <w:t>ain how to number trainees</w:t>
        </w:r>
      </w:ins>
    </w:p>
    <w:p w14:paraId="26F2C16F" w14:textId="77777777" w:rsidR="00C52CBE" w:rsidRDefault="00C52CBE">
      <w:pPr>
        <w:spacing w:after="160" w:line="259" w:lineRule="auto"/>
        <w:rPr>
          <w:ins w:id="7" w:author="Robert" w:date="2016-06-01T17:42:00Z"/>
        </w:rPr>
      </w:pPr>
      <w:ins w:id="8" w:author="Robert" w:date="2016-06-01T17:42:00Z">
        <w:r>
          <w:t xml:space="preserve">Explain how to do daily calibration </w:t>
        </w:r>
      </w:ins>
    </w:p>
    <w:p w14:paraId="5CAC3CBC" w14:textId="77777777" w:rsidR="002F539C" w:rsidRDefault="00C52CBE">
      <w:pPr>
        <w:spacing w:after="160" w:line="259" w:lineRule="auto"/>
        <w:rPr>
          <w:ins w:id="9" w:author="Robert" w:date="2016-06-01T17:43:00Z"/>
        </w:rPr>
      </w:pPr>
      <w:ins w:id="10" w:author="Robert" w:date="2016-06-01T17:42:00Z">
        <w:r>
          <w:tab/>
          <w:t>Only one set of equipment per day</w:t>
        </w:r>
      </w:ins>
    </w:p>
    <w:p w14:paraId="2D8AACF1" w14:textId="77777777" w:rsidR="00022776" w:rsidRDefault="002F539C">
      <w:pPr>
        <w:spacing w:after="160" w:line="259" w:lineRule="auto"/>
        <w:rPr>
          <w:ins w:id="11" w:author="Robert" w:date="2016-06-01T18:25:00Z"/>
        </w:rPr>
      </w:pPr>
      <w:ins w:id="12" w:author="Robert" w:date="2016-06-01T17:43:00Z">
        <w:r>
          <w:tab/>
          <w:t>How to collect the number of households</w:t>
        </w:r>
      </w:ins>
    </w:p>
    <w:p w14:paraId="3635395C" w14:textId="3DF030AD" w:rsidR="00A053A7" w:rsidRDefault="00022776">
      <w:pPr>
        <w:spacing w:after="160" w:line="259" w:lineRule="auto"/>
        <w:rPr>
          <w:rFonts w:asciiTheme="majorHAnsi" w:eastAsiaTheme="majorEastAsia" w:hAnsiTheme="majorHAnsi" w:cstheme="majorBidi"/>
          <w:color w:val="2E74B5" w:themeColor="accent1" w:themeShade="BF"/>
          <w:sz w:val="32"/>
          <w:szCs w:val="32"/>
        </w:rPr>
      </w:pPr>
      <w:ins w:id="13" w:author="Robert" w:date="2016-06-01T18:25:00Z">
        <w:r>
          <w:t>Explain numbering of MUAC strips</w:t>
        </w:r>
      </w:ins>
      <w:r w:rsidR="00A053A7">
        <w:br w:type="page"/>
      </w:r>
    </w:p>
    <w:p w14:paraId="32E655CA" w14:textId="77777777" w:rsidR="006E5818" w:rsidRPr="00887104" w:rsidRDefault="006E5818" w:rsidP="005F4278">
      <w:pPr>
        <w:pStyle w:val="Heading1"/>
      </w:pPr>
      <w:r w:rsidRPr="00887104">
        <w:lastRenderedPageBreak/>
        <w:t>Survey Preparations</w:t>
      </w:r>
      <w:bookmarkEnd w:id="1"/>
      <w:bookmarkEnd w:id="2"/>
      <w:r w:rsidRPr="00887104">
        <w:t xml:space="preserve"> </w:t>
      </w:r>
    </w:p>
    <w:p w14:paraId="4975F847" w14:textId="77777777" w:rsidR="00290586" w:rsidRPr="00887104" w:rsidRDefault="00290586" w:rsidP="005F4278"/>
    <w:p w14:paraId="4DC2AA16" w14:textId="77F203B2" w:rsidR="00A348E1" w:rsidRPr="00887104" w:rsidRDefault="00A70133" w:rsidP="00A348E1">
      <w:r>
        <w:t>Collecting data with computers may appear to be new and innovative</w:t>
      </w:r>
      <w:r w:rsidR="00A348E1">
        <w:t xml:space="preserve"> but one of the first documentation of </w:t>
      </w:r>
      <w:r w:rsidR="00A348E1" w:rsidRPr="00887104">
        <w:t>CAPI computer assisted personal interviewing</w:t>
      </w:r>
      <w:r w:rsidR="00A348E1">
        <w:t xml:space="preserve"> was in </w:t>
      </w:r>
      <w:r w:rsidR="00C669AD">
        <w:t>1987</w:t>
      </w:r>
      <w:ins w:id="14" w:author="Robert" w:date="2016-06-01T17:41:00Z">
        <w:r w:rsidR="00C52CBE">
          <w:t>.</w:t>
        </w:r>
      </w:ins>
    </w:p>
    <w:p w14:paraId="4003F638" w14:textId="77777777" w:rsidR="00A70133" w:rsidRPr="00887104" w:rsidRDefault="00A70133" w:rsidP="005F4278"/>
    <w:p w14:paraId="53389E49" w14:textId="77777777" w:rsidR="005E41DE" w:rsidRDefault="00A12894" w:rsidP="005F4278">
      <w:pPr>
        <w:rPr>
          <w:ins w:id="15" w:author="Robert" w:date="2016-06-01T17:45:00Z"/>
        </w:rPr>
      </w:pPr>
      <w:r w:rsidRPr="00887104">
        <w:t>Do not</w:t>
      </w:r>
      <w:r w:rsidR="00A053A7">
        <w:t xml:space="preserve"> </w:t>
      </w:r>
      <w:r w:rsidRPr="00887104">
        <w:t xml:space="preserve">use paper </w:t>
      </w:r>
      <w:r w:rsidR="00AD7ED3" w:rsidRPr="00887104">
        <w:t>questionnaires</w:t>
      </w:r>
      <w:r w:rsidR="00A053A7">
        <w:t xml:space="preserve"> with the data entry on mobile devices.  Always choose only one approach and continue with its use throughout the survey</w:t>
      </w:r>
      <w:del w:id="16" w:author="Robert" w:date="2016-06-01T17:44:00Z">
        <w:r w:rsidR="00A053A7" w:rsidDel="005E41DE">
          <w:delText xml:space="preserve">. </w:delText>
        </w:r>
      </w:del>
      <w:ins w:id="17" w:author="Robert" w:date="2016-06-01T17:44:00Z">
        <w:r w:rsidR="005E41DE">
          <w:t xml:space="preserve"> Using paper questionnaires and questionnaires on mobile devices is overly complicated and introduces keying error.</w:t>
        </w:r>
      </w:ins>
      <w:ins w:id="18" w:author="Robert" w:date="2016-06-01T17:45:00Z">
        <w:r w:rsidR="005E41DE">
          <w:t xml:space="preserve"> It is difficult for teams to complete both questionnaires, even when they are well trained and supervised. </w:t>
        </w:r>
      </w:ins>
    </w:p>
    <w:p w14:paraId="73098F38" w14:textId="3E1D2771" w:rsidR="00A12894" w:rsidRPr="00887104" w:rsidRDefault="005E41DE" w:rsidP="005F4278">
      <w:ins w:id="19" w:author="Robert" w:date="2016-06-01T17:44:00Z">
        <w:r>
          <w:t xml:space="preserve"> Verify with CDC that this will be accepted. </w:t>
        </w:r>
      </w:ins>
    </w:p>
    <w:p w14:paraId="50C83F1E" w14:textId="77777777" w:rsidR="00462524" w:rsidRPr="00887104" w:rsidRDefault="00462524" w:rsidP="005F4278"/>
    <w:p w14:paraId="2D2A51C5" w14:textId="77777777" w:rsidR="00462524" w:rsidRDefault="00462524" w:rsidP="005F4278">
      <w:pPr>
        <w:pStyle w:val="Heading2"/>
      </w:pPr>
      <w:bookmarkStart w:id="20" w:name="_Toc447879689"/>
      <w:bookmarkStart w:id="21" w:name="_Toc448831054"/>
      <w:r w:rsidRPr="00887104">
        <w:t>Personnel</w:t>
      </w:r>
      <w:bookmarkEnd w:id="20"/>
      <w:bookmarkEnd w:id="21"/>
    </w:p>
    <w:p w14:paraId="4B8FAD4F" w14:textId="77777777" w:rsidR="007D5A83" w:rsidRPr="007D5A83" w:rsidRDefault="007D5A83" w:rsidP="007D5A83"/>
    <w:p w14:paraId="61F8991F" w14:textId="77777777" w:rsidR="00462524" w:rsidRDefault="00462524" w:rsidP="005F4278">
      <w:pPr>
        <w:pStyle w:val="Heading3"/>
      </w:pPr>
      <w:bookmarkStart w:id="22" w:name="_Toc447879690"/>
      <w:bookmarkStart w:id="23" w:name="_Toc448831055"/>
      <w:r w:rsidRPr="00887104">
        <w:t>Roles and responsibilities</w:t>
      </w:r>
      <w:bookmarkEnd w:id="22"/>
      <w:bookmarkEnd w:id="23"/>
    </w:p>
    <w:p w14:paraId="191729E8" w14:textId="77777777" w:rsidR="005F3A83" w:rsidRPr="005F3A83" w:rsidRDefault="005F3A83" w:rsidP="005F3A83"/>
    <w:p w14:paraId="28AF757C" w14:textId="77777777" w:rsidR="00ED7353" w:rsidRPr="00887104" w:rsidRDefault="00ED7353" w:rsidP="00ED7353">
      <w:pPr>
        <w:pStyle w:val="Heading4"/>
      </w:pPr>
      <w:bookmarkStart w:id="24" w:name="_Toc448831058"/>
      <w:r w:rsidRPr="00887104">
        <w:t xml:space="preserve">Interviewer teams </w:t>
      </w:r>
      <w:del w:id="25" w:author="Fanny Cassard" w:date="2016-05-31T09:39:00Z">
        <w:r w:rsidRPr="00887104" w:rsidDel="008C0B7F">
          <w:delText>and supervisors</w:delText>
        </w:r>
      </w:del>
      <w:bookmarkEnd w:id="24"/>
    </w:p>
    <w:p w14:paraId="6E3AE578" w14:textId="77777777" w:rsidR="00ED7353" w:rsidRDefault="00ED7353" w:rsidP="00ED7353">
      <w:r w:rsidRPr="00887104">
        <w:t xml:space="preserve">Interviewers will be trained and tested all together at the training site.  Teams </w:t>
      </w:r>
      <w:r w:rsidR="009B0DD2">
        <w:t>normally are</w:t>
      </w:r>
      <w:r w:rsidRPr="00887104">
        <w:t xml:space="preserve"> formed of one team leader, an anthropometrist and an assistant. The schedule of villages/clusters selected for the survey will be given to each team. After training, the teams will go directly to collect data in the </w:t>
      </w:r>
      <w:commentRangeStart w:id="26"/>
      <w:r w:rsidRPr="00887104">
        <w:t>field</w:t>
      </w:r>
      <w:commentRangeEnd w:id="26"/>
      <w:r w:rsidR="008C0B7F">
        <w:rPr>
          <w:rStyle w:val="CommentReference"/>
        </w:rPr>
        <w:commentReference w:id="26"/>
      </w:r>
      <w:r w:rsidRPr="00887104">
        <w:t xml:space="preserve">. </w:t>
      </w:r>
    </w:p>
    <w:p w14:paraId="64821B1C" w14:textId="77777777" w:rsidR="009747DF" w:rsidRPr="00887104" w:rsidRDefault="009747DF" w:rsidP="00ED7353"/>
    <w:p w14:paraId="6E56FE60" w14:textId="77777777" w:rsidR="007034F2" w:rsidRDefault="007034F2" w:rsidP="00ED7353">
      <w:r>
        <w:t>Interviewer</w:t>
      </w:r>
      <w:r w:rsidR="00ED7353" w:rsidRPr="00887104">
        <w:t xml:space="preserve"> team</w:t>
      </w:r>
      <w:r w:rsidR="009747DF">
        <w:t xml:space="preserve">s </w:t>
      </w:r>
      <w:r>
        <w:t xml:space="preserve">normally work in one cluster per day.  They usually </w:t>
      </w:r>
      <w:r w:rsidRPr="00887104">
        <w:t>complete</w:t>
      </w:r>
      <w:r w:rsidR="009747DF">
        <w:t xml:space="preserve"> </w:t>
      </w:r>
      <w:r w:rsidR="00ED7353" w:rsidRPr="00887104">
        <w:t xml:space="preserve">interviews for </w:t>
      </w:r>
      <w:r>
        <w:t xml:space="preserve">around </w:t>
      </w:r>
      <w:r w:rsidR="00ED7353" w:rsidRPr="00887104">
        <w:t>2</w:t>
      </w:r>
      <w:r w:rsidR="00452AA0">
        <w:t>0</w:t>
      </w:r>
      <w:r w:rsidR="00ED7353" w:rsidRPr="00887104">
        <w:t xml:space="preserve"> households per cluster. Team members will weigh and measure women and children and enter the data onto the tablet. The team leader will be responsible to ensure that data are entered, saved and sent to the coordination team on a daily basis. </w:t>
      </w:r>
      <w:r w:rsidR="006A7407" w:rsidRPr="00887104">
        <w:t xml:space="preserve"> </w:t>
      </w:r>
    </w:p>
    <w:p w14:paraId="1A6996B9" w14:textId="77777777" w:rsidR="00EB2A6F" w:rsidRPr="00887104" w:rsidRDefault="00EB2A6F" w:rsidP="00EB2A6F"/>
    <w:p w14:paraId="5FC7F5C5" w14:textId="77777777" w:rsidR="007034F2" w:rsidRPr="00887104" w:rsidRDefault="007034F2" w:rsidP="007034F2">
      <w:pPr>
        <w:pStyle w:val="Heading4"/>
      </w:pPr>
      <w:bookmarkStart w:id="27" w:name="_Toc448831056"/>
      <w:r w:rsidRPr="00887104">
        <w:t>Survey coordinator</w:t>
      </w:r>
      <w:bookmarkEnd w:id="27"/>
      <w:ins w:id="28" w:author="Fanny Cassard" w:date="2016-05-31T09:39:00Z">
        <w:r w:rsidR="008C0B7F">
          <w:t xml:space="preserve"> and Supervisors</w:t>
        </w:r>
      </w:ins>
    </w:p>
    <w:p w14:paraId="152C7A1C" w14:textId="77777777" w:rsidR="007034F2" w:rsidRPr="00887104" w:rsidRDefault="007034F2" w:rsidP="007034F2">
      <w:r>
        <w:t>The survey coordinator and any s</w:t>
      </w:r>
      <w:r w:rsidRPr="00887104">
        <w:t xml:space="preserve">upervisors are responsible to ensure data collection is completed and send on a timely basis and to provide feedback to teams on implementation issues. </w:t>
      </w:r>
    </w:p>
    <w:p w14:paraId="66553B18" w14:textId="77777777" w:rsidR="007034F2" w:rsidRPr="00887104" w:rsidRDefault="007034F2" w:rsidP="007034F2"/>
    <w:p w14:paraId="6EC8E706" w14:textId="77777777" w:rsidR="007034F2" w:rsidRPr="00887104" w:rsidRDefault="007034F2" w:rsidP="007034F2">
      <w:pPr>
        <w:pStyle w:val="Heading4"/>
      </w:pPr>
      <w:bookmarkStart w:id="29" w:name="_Toc448831057"/>
      <w:r w:rsidRPr="00887104">
        <w:t>Survey mobile device manager</w:t>
      </w:r>
      <w:bookmarkEnd w:id="29"/>
    </w:p>
    <w:p w14:paraId="63359033" w14:textId="534AA8DE" w:rsidR="00B05CA1" w:rsidRDefault="00B05CA1" w:rsidP="007034F2">
      <w:pPr>
        <w:rPr>
          <w:ins w:id="30" w:author="Robert" w:date="2016-06-01T17:55:00Z"/>
        </w:rPr>
      </w:pPr>
      <w:ins w:id="31" w:author="Robert" w:date="2016-06-01T17:55:00Z">
        <w:r>
          <w:t xml:space="preserve">Ensure all mobile devices are updated, loaded with the proper ODK questionnaires and parental lock applications. </w:t>
        </w:r>
      </w:ins>
    </w:p>
    <w:p w14:paraId="723D3D90" w14:textId="644DE23C" w:rsidR="00B05CA1" w:rsidRDefault="00B05CA1" w:rsidP="007034F2">
      <w:pPr>
        <w:rPr>
          <w:ins w:id="32" w:author="Robert" w:date="2016-06-01T17:55:00Z"/>
        </w:rPr>
      </w:pPr>
      <w:ins w:id="33" w:author="Robert" w:date="2016-06-01T17:55:00Z">
        <w:r>
          <w:t xml:space="preserve">Ensure that all mobile </w:t>
        </w:r>
      </w:ins>
      <w:ins w:id="34" w:author="Robert" w:date="2016-06-01T17:56:00Z">
        <w:r>
          <w:t>devices</w:t>
        </w:r>
      </w:ins>
      <w:ins w:id="35" w:author="Robert" w:date="2016-06-01T17:55:00Z">
        <w:r>
          <w:t xml:space="preserve"> are in perfect working order. </w:t>
        </w:r>
      </w:ins>
    </w:p>
    <w:p w14:paraId="2C53D32F" w14:textId="77777777" w:rsidR="007034F2" w:rsidRPr="00887104" w:rsidRDefault="007034F2" w:rsidP="007034F2">
      <w:r w:rsidRPr="00887104">
        <w:t xml:space="preserve">Collect all mobile devices and store in a suitcase with a lock. </w:t>
      </w:r>
    </w:p>
    <w:p w14:paraId="26D96B3F" w14:textId="3A4292E3" w:rsidR="007034F2" w:rsidRPr="00887104" w:rsidRDefault="007034F2" w:rsidP="007034F2">
      <w:del w:id="36" w:author="Robert" w:date="2016-06-01T17:56:00Z">
        <w:r w:rsidRPr="00887104" w:rsidDel="00B05CA1">
          <w:delText xml:space="preserve">Keep </w:delText>
        </w:r>
      </w:del>
      <w:ins w:id="37" w:author="Robert" w:date="2016-06-01T17:56:00Z">
        <w:r w:rsidR="00B05CA1">
          <w:t>Maintain</w:t>
        </w:r>
        <w:r w:rsidR="00B05CA1" w:rsidRPr="00887104">
          <w:t xml:space="preserve"> </w:t>
        </w:r>
      </w:ins>
      <w:r w:rsidRPr="00887104">
        <w:t xml:space="preserve">all </w:t>
      </w:r>
      <w:ins w:id="38" w:author="Robert" w:date="2016-06-01T17:54:00Z">
        <w:r w:rsidR="008806C3">
          <w:t xml:space="preserve">necessary </w:t>
        </w:r>
      </w:ins>
      <w:r w:rsidRPr="00887104">
        <w:t>paper</w:t>
      </w:r>
      <w:del w:id="39" w:author="Robert" w:date="2016-06-01T17:54:00Z">
        <w:r w:rsidRPr="00887104" w:rsidDel="008806C3">
          <w:delText>s</w:delText>
        </w:r>
      </w:del>
      <w:ins w:id="40" w:author="Robert" w:date="2016-06-01T17:54:00Z">
        <w:r w:rsidR="008806C3">
          <w:t>work</w:t>
        </w:r>
      </w:ins>
      <w:r w:rsidRPr="00887104">
        <w:t xml:space="preserve"> to track the mobile devices in the suitcase to assure close follow up of the distribution and </w:t>
      </w:r>
      <w:del w:id="41" w:author="Robert" w:date="2016-06-01T17:56:00Z">
        <w:r w:rsidRPr="00887104" w:rsidDel="00B05CA1">
          <w:delText xml:space="preserve">reception </w:delText>
        </w:r>
      </w:del>
      <w:ins w:id="42" w:author="Robert" w:date="2016-06-01T17:56:00Z">
        <w:r w:rsidR="00B05CA1">
          <w:t>return</w:t>
        </w:r>
        <w:r w:rsidR="00B05CA1" w:rsidRPr="00887104">
          <w:t xml:space="preserve"> </w:t>
        </w:r>
      </w:ins>
      <w:r w:rsidRPr="00887104">
        <w:t xml:space="preserve">of devices. </w:t>
      </w:r>
      <w:del w:id="43" w:author="Robert" w:date="2016-06-01T17:54:00Z">
        <w:r w:rsidRPr="00887104" w:rsidDel="00B05CA1">
          <w:delText>This will</w:delText>
        </w:r>
      </w:del>
      <w:ins w:id="44" w:author="Robert" w:date="2016-06-01T17:54:00Z">
        <w:r w:rsidR="00B05CA1">
          <w:t xml:space="preserve">Ensure </w:t>
        </w:r>
      </w:ins>
      <w:del w:id="45" w:author="Robert" w:date="2016-06-01T17:54:00Z">
        <w:r w:rsidRPr="00887104" w:rsidDel="00B05CA1">
          <w:delText xml:space="preserve"> prevent</w:delText>
        </w:r>
      </w:del>
      <w:ins w:id="46" w:author="Robert" w:date="2016-06-01T17:54:00Z">
        <w:r w:rsidR="00B05CA1">
          <w:t xml:space="preserve"> no</w:t>
        </w:r>
      </w:ins>
      <w:r w:rsidRPr="00887104">
        <w:t xml:space="preserve"> theft</w:t>
      </w:r>
      <w:ins w:id="47" w:author="Robert" w:date="2016-06-01T17:54:00Z">
        <w:r w:rsidR="00B05CA1">
          <w:t>, damage or</w:t>
        </w:r>
      </w:ins>
      <w:del w:id="48" w:author="Robert" w:date="2016-06-01T17:54:00Z">
        <w:r w:rsidRPr="00887104" w:rsidDel="00B05CA1">
          <w:delText xml:space="preserve"> and </w:delText>
        </w:r>
      </w:del>
      <w:r w:rsidRPr="00887104">
        <w:t>loss</w:t>
      </w:r>
      <w:ins w:id="49" w:author="Robert" w:date="2016-06-01T17:54:00Z">
        <w:r w:rsidR="00B05CA1">
          <w:t xml:space="preserve"> of mobile devices</w:t>
        </w:r>
      </w:ins>
      <w:del w:id="50" w:author="Robert" w:date="2016-06-01T17:54:00Z">
        <w:r w:rsidRPr="00887104" w:rsidDel="00B05CA1">
          <w:delText xml:space="preserve">. </w:delText>
        </w:r>
      </w:del>
    </w:p>
    <w:p w14:paraId="7DF41A10" w14:textId="77777777" w:rsidR="00744FC6" w:rsidRPr="00887104" w:rsidRDefault="00744FC6" w:rsidP="005F4278"/>
    <w:p w14:paraId="1898D146" w14:textId="77777777" w:rsidR="00A173F1" w:rsidRPr="00887104" w:rsidRDefault="004D3A70" w:rsidP="005F4278">
      <w:pPr>
        <w:pStyle w:val="Heading2"/>
      </w:pPr>
      <w:bookmarkStart w:id="51" w:name="_Toc447879691"/>
      <w:bookmarkStart w:id="52" w:name="_Toc448831059"/>
      <w:r w:rsidRPr="00887104">
        <w:t>Mobile</w:t>
      </w:r>
      <w:r w:rsidR="00A173F1" w:rsidRPr="00887104">
        <w:t xml:space="preserve"> data collection </w:t>
      </w:r>
      <w:bookmarkEnd w:id="51"/>
      <w:r w:rsidR="00563C1B" w:rsidRPr="00887104">
        <w:t>applications</w:t>
      </w:r>
      <w:bookmarkEnd w:id="52"/>
    </w:p>
    <w:p w14:paraId="39A12ED7" w14:textId="77777777" w:rsidR="00B5141A" w:rsidRPr="00887104" w:rsidRDefault="00B5141A" w:rsidP="005F4278"/>
    <w:p w14:paraId="778EC1B9" w14:textId="77777777" w:rsidR="00896A4B" w:rsidRPr="00887104" w:rsidRDefault="00D30D18" w:rsidP="00966B5B">
      <w:r w:rsidRPr="00887104">
        <w:t>KoB</w:t>
      </w:r>
      <w:r w:rsidR="00A173F1" w:rsidRPr="00887104">
        <w:t>o</w:t>
      </w:r>
      <w:r w:rsidRPr="00887104">
        <w:t xml:space="preserve"> </w:t>
      </w:r>
      <w:r w:rsidR="00A173F1" w:rsidRPr="00887104">
        <w:t>Toolbox</w:t>
      </w:r>
      <w:r w:rsidR="00870DD5" w:rsidRPr="00887104">
        <w:t xml:space="preserve"> </w:t>
      </w:r>
      <w:hyperlink r:id="rId8" w:history="1">
        <w:r w:rsidR="00966B5B" w:rsidRPr="00887104">
          <w:rPr>
            <w:rStyle w:val="Hyperlink"/>
          </w:rPr>
          <w:t>https://kobo.humanitarianresponse.info</w:t>
        </w:r>
      </w:hyperlink>
    </w:p>
    <w:p w14:paraId="3AAACB52" w14:textId="1E663E1E" w:rsidR="00792967" w:rsidRPr="00887104" w:rsidRDefault="00792967" w:rsidP="00966B5B">
      <w:r w:rsidRPr="00887104">
        <w:t>National or private</w:t>
      </w:r>
      <w:ins w:id="53" w:author="Robert" w:date="2016-06-01T17:46:00Z">
        <w:r w:rsidR="005E3D70">
          <w:t>ly</w:t>
        </w:r>
      </w:ins>
      <w:r w:rsidRPr="00887104">
        <w:t xml:space="preserve"> host</w:t>
      </w:r>
      <w:ins w:id="54" w:author="Robert" w:date="2016-06-01T17:46:00Z">
        <w:r w:rsidR="005E3D70">
          <w:t xml:space="preserve">ed servers for </w:t>
        </w:r>
      </w:ins>
      <w:del w:id="55" w:author="Robert" w:date="2016-06-01T17:46:00Z">
        <w:r w:rsidRPr="00887104" w:rsidDel="005E3D70">
          <w:delText>ing</w:delText>
        </w:r>
      </w:del>
      <w:r w:rsidRPr="00887104">
        <w:t xml:space="preserve"> of mobile data </w:t>
      </w:r>
      <w:r w:rsidR="007B06DC" w:rsidRPr="00887104">
        <w:t>applications</w:t>
      </w:r>
      <w:ins w:id="56" w:author="Robert" w:date="2016-06-01T17:46:00Z">
        <w:r w:rsidR="005E3D70">
          <w:t xml:space="preserve"> such as ODK aggregate are</w:t>
        </w:r>
      </w:ins>
      <w:del w:id="57" w:author="Robert" w:date="2016-06-01T17:46:00Z">
        <w:r w:rsidR="007B06DC" w:rsidRPr="00887104" w:rsidDel="005E3D70">
          <w:delText xml:space="preserve"> -</w:delText>
        </w:r>
      </w:del>
      <w:r w:rsidRPr="00887104">
        <w:t xml:space="preserve"> not </w:t>
      </w:r>
      <w:commentRangeStart w:id="58"/>
      <w:r w:rsidRPr="00887104">
        <w:t>recommended</w:t>
      </w:r>
      <w:commentRangeEnd w:id="58"/>
      <w:r w:rsidR="008C0B7F">
        <w:rPr>
          <w:rStyle w:val="CommentReference"/>
        </w:rPr>
        <w:commentReference w:id="58"/>
      </w:r>
      <w:ins w:id="59" w:author="Robert" w:date="2016-06-01T17:46:00Z">
        <w:r w:rsidR="005E3D70">
          <w:t xml:space="preserve"> as it is difficult to ensure 24 hour electricity, internet connectivity, IT support for </w:t>
        </w:r>
      </w:ins>
      <w:ins w:id="60" w:author="Robert" w:date="2016-06-01T17:47:00Z">
        <w:r w:rsidR="005E3D70">
          <w:t xml:space="preserve">updates, security and technical </w:t>
        </w:r>
      </w:ins>
      <w:ins w:id="61" w:author="Robert" w:date="2016-06-01T17:46:00Z">
        <w:r w:rsidR="005E3D70">
          <w:t xml:space="preserve">problems. </w:t>
        </w:r>
      </w:ins>
    </w:p>
    <w:p w14:paraId="4546DF08" w14:textId="77777777" w:rsidR="00966B5B" w:rsidRPr="00887104" w:rsidRDefault="00966B5B" w:rsidP="00966B5B"/>
    <w:p w14:paraId="4AE7125E" w14:textId="77777777" w:rsidR="00966B5B" w:rsidRDefault="00D30D18" w:rsidP="00966B5B">
      <w:r w:rsidRPr="00887104">
        <w:t>KoB</w:t>
      </w:r>
      <w:r w:rsidR="00966B5B" w:rsidRPr="00887104">
        <w:t xml:space="preserve">oToolbox is recommended as it is available at no cost for UN and humanitarian actors. </w:t>
      </w:r>
      <w:r w:rsidR="00887F5F" w:rsidRPr="00887104">
        <w:t xml:space="preserve"> It is hosted by OCHA</w:t>
      </w:r>
    </w:p>
    <w:p w14:paraId="1DB87F89" w14:textId="77777777" w:rsidR="00B915D4" w:rsidRDefault="00B915D4" w:rsidP="00966B5B"/>
    <w:p w14:paraId="4A016703" w14:textId="77777777" w:rsidR="00B915D4" w:rsidRDefault="00B915D4" w:rsidP="00966B5B">
      <w:pPr>
        <w:rPr>
          <w:ins w:id="62" w:author="Robert" w:date="2016-06-01T18:25:00Z"/>
        </w:rPr>
      </w:pPr>
      <w:r>
        <w:lastRenderedPageBreak/>
        <w:t>Use of UNICEF purpose built nutrition survey dashboard to track conditions of data collection during the fieldwork</w:t>
      </w:r>
      <w:r w:rsidR="009D689C">
        <w:t xml:space="preserve">. The dashboard provides daily feedback on the progress of data collection and will help the survey technical committee stay aware of the pace and quality of data collection. </w:t>
      </w:r>
    </w:p>
    <w:p w14:paraId="5BE31351" w14:textId="77777777" w:rsidR="00B80772" w:rsidRDefault="00B80772" w:rsidP="00966B5B">
      <w:pPr>
        <w:rPr>
          <w:ins w:id="63" w:author="Robert" w:date="2016-06-01T18:25:00Z"/>
        </w:rPr>
      </w:pPr>
    </w:p>
    <w:p w14:paraId="3168F8B9" w14:textId="77777777" w:rsidR="00B80772" w:rsidRDefault="00B80772" w:rsidP="00966B5B"/>
    <w:p w14:paraId="32D9B96E" w14:textId="77777777" w:rsidR="00B915D4" w:rsidRDefault="00B915D4" w:rsidP="00966B5B">
      <w:r>
        <w:rPr>
          <w:noProof/>
          <w:lang w:eastAsia="en-GB"/>
        </w:rPr>
        <w:drawing>
          <wp:inline distT="0" distB="0" distL="0" distR="0" wp14:anchorId="1E986A88" wp14:editId="583BAEB5">
            <wp:extent cx="5731510" cy="55384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38470"/>
                    </a:xfrm>
                    <a:prstGeom prst="rect">
                      <a:avLst/>
                    </a:prstGeom>
                  </pic:spPr>
                </pic:pic>
              </a:graphicData>
            </a:graphic>
          </wp:inline>
        </w:drawing>
      </w:r>
    </w:p>
    <w:p w14:paraId="65AB748B" w14:textId="77777777" w:rsidR="00CB4A2D" w:rsidRPr="00887104" w:rsidRDefault="00034435" w:rsidP="00966B5B">
      <w:r>
        <w:t>Visualization</w:t>
      </w:r>
      <w:r w:rsidR="00CB4A2D">
        <w:t xml:space="preserve"> from Nutrition Survey Dashboard</w:t>
      </w:r>
    </w:p>
    <w:p w14:paraId="7DA2F28D" w14:textId="77777777" w:rsidR="00966B5B" w:rsidRPr="00887104" w:rsidRDefault="00966B5B" w:rsidP="00966B5B"/>
    <w:p w14:paraId="6F40074D" w14:textId="77777777" w:rsidR="00472548" w:rsidRDefault="00472548">
      <w:pPr>
        <w:spacing w:after="160" w:line="259" w:lineRule="auto"/>
        <w:rPr>
          <w:rFonts w:asciiTheme="majorHAnsi" w:eastAsiaTheme="majorEastAsia" w:hAnsiTheme="majorHAnsi" w:cstheme="majorBidi"/>
          <w:color w:val="2E74B5" w:themeColor="accent1" w:themeShade="BF"/>
          <w:sz w:val="24"/>
          <w:szCs w:val="24"/>
        </w:rPr>
      </w:pPr>
      <w:r>
        <w:br w:type="page"/>
      </w:r>
    </w:p>
    <w:p w14:paraId="06650D63" w14:textId="77777777" w:rsidR="00896A4B" w:rsidRPr="00887104" w:rsidRDefault="00896A4B" w:rsidP="00896A4B">
      <w:pPr>
        <w:pStyle w:val="Heading3"/>
      </w:pPr>
      <w:bookmarkStart w:id="64" w:name="_Toc448831060"/>
      <w:r w:rsidRPr="00887104">
        <w:lastRenderedPageBreak/>
        <w:t>Creating account</w:t>
      </w:r>
      <w:bookmarkEnd w:id="64"/>
    </w:p>
    <w:p w14:paraId="6DBF3E8B" w14:textId="77777777" w:rsidR="00F90AB2" w:rsidRPr="00887104" w:rsidRDefault="00F90AB2" w:rsidP="00F90AB2"/>
    <w:p w14:paraId="5CCF4172" w14:textId="77777777" w:rsidR="00F90AB2" w:rsidRPr="00887104" w:rsidRDefault="006C5D10" w:rsidP="00F90AB2">
      <w:r w:rsidRPr="00887104">
        <w:rPr>
          <w:noProof/>
          <w:lang w:eastAsia="en-GB"/>
        </w:rPr>
        <w:drawing>
          <wp:inline distT="0" distB="0" distL="0" distR="0" wp14:anchorId="04AA44A7" wp14:editId="1318678E">
            <wp:extent cx="5731510" cy="3865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65880"/>
                    </a:xfrm>
                    <a:prstGeom prst="rect">
                      <a:avLst/>
                    </a:prstGeom>
                  </pic:spPr>
                </pic:pic>
              </a:graphicData>
            </a:graphic>
          </wp:inline>
        </w:drawing>
      </w:r>
    </w:p>
    <w:p w14:paraId="160EA26F" w14:textId="77777777" w:rsidR="006C5D10" w:rsidRDefault="0033492A" w:rsidP="00F90AB2">
      <w:r>
        <w:t>Create account page in Kobo Toolbox</w:t>
      </w:r>
    </w:p>
    <w:p w14:paraId="4A7A4501" w14:textId="77777777" w:rsidR="0033492A" w:rsidRPr="00887104" w:rsidRDefault="0033492A" w:rsidP="00F90AB2"/>
    <w:p w14:paraId="4FB6188B" w14:textId="77777777" w:rsidR="003B78FE" w:rsidRDefault="003B78FE" w:rsidP="00F90AB2"/>
    <w:p w14:paraId="17D87CE4" w14:textId="77777777" w:rsidR="003B78FE" w:rsidRPr="00887104" w:rsidRDefault="003B78FE" w:rsidP="003B78FE">
      <w:r>
        <w:t xml:space="preserve">To create a Kobo Toolbox account on the UN OCHA hosted version, go to the link below. </w:t>
      </w:r>
      <w:hyperlink r:id="rId11" w:history="1">
        <w:r w:rsidRPr="00887104">
          <w:rPr>
            <w:rStyle w:val="Hyperlink"/>
          </w:rPr>
          <w:t>https://kobo.humanitarianresponse.info/accounts/register/</w:t>
        </w:r>
      </w:hyperlink>
    </w:p>
    <w:p w14:paraId="673BFBFC" w14:textId="77777777" w:rsidR="003B78FE" w:rsidRPr="00887104" w:rsidRDefault="003B78FE" w:rsidP="00F90AB2"/>
    <w:p w14:paraId="033EE57E" w14:textId="40FD7D0E" w:rsidR="001C3A46" w:rsidRDefault="001C3A46" w:rsidP="001C3A46">
      <w:r w:rsidRPr="00887104">
        <w:t xml:space="preserve">Note your KoBo Toolbox account </w:t>
      </w:r>
      <w:r w:rsidR="00D54576">
        <w:t>user</w:t>
      </w:r>
      <w:r w:rsidRPr="00887104">
        <w:t xml:space="preserve">name and password in a safe and protected place to ensure that access to the account is never lost. </w:t>
      </w:r>
      <w:r w:rsidR="00575A6C">
        <w:t xml:space="preserve"> During the configuration of the mobile devices, you will be typing your account name and password several times for each mobile device.  </w:t>
      </w:r>
      <w:r w:rsidR="00652FFD">
        <w:t xml:space="preserve">You can save time during the configuration process by using a short Username and easy Password.  You can always change the password to something more </w:t>
      </w:r>
      <w:ins w:id="65" w:author="Robert" w:date="2016-06-01T18:26:00Z">
        <w:r w:rsidR="00D3425E">
          <w:t>secure/</w:t>
        </w:r>
      </w:ins>
      <w:bookmarkStart w:id="66" w:name="_GoBack"/>
      <w:bookmarkEnd w:id="66"/>
      <w:r w:rsidR="00652FFD">
        <w:t xml:space="preserve">complicated after the configuration process is complete. </w:t>
      </w:r>
    </w:p>
    <w:p w14:paraId="1EF6B851" w14:textId="77777777" w:rsidR="00864DD8" w:rsidRDefault="00864DD8" w:rsidP="001C3A46">
      <w:commentRangeStart w:id="67"/>
    </w:p>
    <w:p w14:paraId="7A09AEFA" w14:textId="77777777" w:rsidR="00864DD8" w:rsidRDefault="00D54576" w:rsidP="001C3A46">
      <w:r>
        <w:t xml:space="preserve">It is recommended for the </w:t>
      </w:r>
      <w:r w:rsidR="00864DD8">
        <w:t xml:space="preserve">survey device manager </w:t>
      </w:r>
      <w:r>
        <w:t>to register with a</w:t>
      </w:r>
      <w:r w:rsidR="00864DD8">
        <w:t xml:space="preserve"> separate </w:t>
      </w:r>
      <w:r>
        <w:t xml:space="preserve">personal </w:t>
      </w:r>
      <w:r w:rsidR="00864DD8">
        <w:t xml:space="preserve">account.  </w:t>
      </w:r>
      <w:r>
        <w:t>T</w:t>
      </w:r>
      <w:r w:rsidR="00864DD8">
        <w:t xml:space="preserve">he survey coordinator will have to give the rights for the survey device manager to access the projects related to the survey. </w:t>
      </w:r>
    </w:p>
    <w:p w14:paraId="608A9C76" w14:textId="77777777" w:rsidR="009A25BA" w:rsidRDefault="009A25BA" w:rsidP="001C3A46"/>
    <w:p w14:paraId="40A14D95" w14:textId="77777777" w:rsidR="009A25BA" w:rsidRDefault="00041140" w:rsidP="001C3A46">
      <w:r>
        <w:t>To g</w:t>
      </w:r>
      <w:r w:rsidR="009A25BA" w:rsidRPr="00041140">
        <w:t>ive rights</w:t>
      </w:r>
      <w:r>
        <w:t xml:space="preserve"> to the survey device manager, follow the instructions below. </w:t>
      </w:r>
    </w:p>
    <w:p w14:paraId="072A2A7E" w14:textId="77777777" w:rsidR="00041140" w:rsidRDefault="00041140" w:rsidP="001C3A46">
      <w:r w:rsidRPr="00041140">
        <w:t>http://support.kobotoolbox.org/customer/en/portal/articles/2103898-managing-permissions</w:t>
      </w:r>
      <w:commentRangeEnd w:id="67"/>
      <w:r w:rsidR="004C6DCF">
        <w:rPr>
          <w:rStyle w:val="CommentReference"/>
        </w:rPr>
        <w:commentReference w:id="67"/>
      </w:r>
    </w:p>
    <w:p w14:paraId="77ACE3AF" w14:textId="77777777" w:rsidR="00864DD8" w:rsidRDefault="00864DD8" w:rsidP="001C3A46"/>
    <w:p w14:paraId="3EA7AE74" w14:textId="77777777" w:rsidR="0020595F" w:rsidRPr="00887104" w:rsidRDefault="0020595F" w:rsidP="0020595F">
      <w:pPr>
        <w:pStyle w:val="Heading3"/>
      </w:pPr>
      <w:bookmarkStart w:id="68" w:name="_Toc447879700"/>
      <w:bookmarkStart w:id="69" w:name="_Toc448831061"/>
      <w:r w:rsidRPr="00887104">
        <w:t xml:space="preserve">Data </w:t>
      </w:r>
      <w:commentRangeStart w:id="70"/>
      <w:r w:rsidRPr="00887104">
        <w:t>protection</w:t>
      </w:r>
      <w:bookmarkEnd w:id="68"/>
      <w:bookmarkEnd w:id="69"/>
      <w:commentRangeEnd w:id="70"/>
      <w:r w:rsidR="004C6DCF">
        <w:rPr>
          <w:rStyle w:val="CommentReference"/>
          <w:rFonts w:asciiTheme="minorHAnsi" w:eastAsiaTheme="minorHAnsi" w:hAnsiTheme="minorHAnsi" w:cstheme="minorBidi"/>
          <w:color w:val="auto"/>
        </w:rPr>
        <w:commentReference w:id="70"/>
      </w:r>
      <w:r w:rsidRPr="00887104">
        <w:t xml:space="preserve"> </w:t>
      </w:r>
    </w:p>
    <w:p w14:paraId="41DC77F9" w14:textId="77777777" w:rsidR="0020595F" w:rsidRPr="00887104" w:rsidRDefault="0020595F" w:rsidP="0020595F">
      <w:r w:rsidRPr="00887104">
        <w:t>Data security and protection</w:t>
      </w:r>
    </w:p>
    <w:p w14:paraId="41F37182" w14:textId="77777777" w:rsidR="0020595F" w:rsidRPr="00887104" w:rsidRDefault="0020595F" w:rsidP="0020595F"/>
    <w:p w14:paraId="33567134" w14:textId="77777777" w:rsidR="0020595F" w:rsidRPr="00887104" w:rsidRDefault="0020595F" w:rsidP="0020595F">
      <w:r w:rsidRPr="00887104">
        <w:t>Password protection</w:t>
      </w:r>
    </w:p>
    <w:p w14:paraId="16419DBA" w14:textId="77777777" w:rsidR="0020595F" w:rsidRPr="00887104" w:rsidRDefault="0020595F" w:rsidP="0020595F"/>
    <w:p w14:paraId="6E4CA722" w14:textId="77777777" w:rsidR="0020595F" w:rsidRPr="00887104" w:rsidRDefault="0020595F" w:rsidP="0020595F">
      <w:r w:rsidRPr="002269B3">
        <w:rPr>
          <w:highlight w:val="yellow"/>
        </w:rPr>
        <w:t>Control over rights to access</w:t>
      </w:r>
    </w:p>
    <w:p w14:paraId="0DB4B6E5" w14:textId="77777777" w:rsidR="0020595F" w:rsidRDefault="0020595F" w:rsidP="001C3A46"/>
    <w:p w14:paraId="68D92643" w14:textId="77777777" w:rsidR="00864DD8" w:rsidRDefault="009050CE" w:rsidP="001C3A46">
      <w:r>
        <w:rPr>
          <w:noProof/>
          <w:lang w:eastAsia="en-GB"/>
        </w:rPr>
        <w:drawing>
          <wp:inline distT="0" distB="0" distL="0" distR="0" wp14:anchorId="2A495E7F" wp14:editId="5BBAF28B">
            <wp:extent cx="5731510" cy="3430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0270"/>
                    </a:xfrm>
                    <a:prstGeom prst="rect">
                      <a:avLst/>
                    </a:prstGeom>
                  </pic:spPr>
                </pic:pic>
              </a:graphicData>
            </a:graphic>
          </wp:inline>
        </w:drawing>
      </w:r>
    </w:p>
    <w:p w14:paraId="6D9DC595" w14:textId="77777777" w:rsidR="0049395F" w:rsidRDefault="0049395F" w:rsidP="001C3A46"/>
    <w:p w14:paraId="58B1DEE3" w14:textId="77777777" w:rsidR="00160CA4" w:rsidRDefault="00160CA4" w:rsidP="001C3A46"/>
    <w:p w14:paraId="3AC08AC0" w14:textId="77777777" w:rsidR="00160CA4" w:rsidRDefault="00160CA4" w:rsidP="001C3A46"/>
    <w:p w14:paraId="0797AAE4" w14:textId="77777777" w:rsidR="00160CA4" w:rsidRPr="00887104" w:rsidRDefault="00160CA4" w:rsidP="00160CA4">
      <w:pPr>
        <w:pStyle w:val="Heading3"/>
      </w:pPr>
      <w:bookmarkStart w:id="71" w:name="_Toc448831062"/>
      <w:r>
        <w:t>Editing</w:t>
      </w:r>
      <w:r w:rsidRPr="00887104">
        <w:t xml:space="preserve"> questionnaires</w:t>
      </w:r>
      <w:r>
        <w:t xml:space="preserve"> / ODK forms</w:t>
      </w:r>
      <w:bookmarkEnd w:id="71"/>
    </w:p>
    <w:p w14:paraId="608396B6" w14:textId="4465420A" w:rsidR="00160CA4" w:rsidRDefault="00C840F1" w:rsidP="001C3A46">
      <w:r>
        <w:t xml:space="preserve">The questionnaires / ODK forms must be updated with country specific details before use. To update forms, </w:t>
      </w:r>
      <w:del w:id="72" w:author="Robert" w:date="2016-06-01T17:48:00Z">
        <w:r w:rsidDel="005E3D70">
          <w:delText xml:space="preserve">prepare </w:delText>
        </w:r>
      </w:del>
      <w:ins w:id="73" w:author="Robert" w:date="2016-06-01T17:48:00Z">
        <w:r w:rsidR="005E3D70">
          <w:t xml:space="preserve">document </w:t>
        </w:r>
      </w:ins>
      <w:r>
        <w:t>all necessary information</w:t>
      </w:r>
      <w:ins w:id="74" w:author="Robert" w:date="2016-06-01T17:48:00Z">
        <w:r w:rsidR="005E3D70">
          <w:t xml:space="preserve"> in advance</w:t>
        </w:r>
      </w:ins>
      <w:r>
        <w:t xml:space="preserve"> such as: </w:t>
      </w:r>
    </w:p>
    <w:p w14:paraId="3339B290" w14:textId="5369C868" w:rsidR="00C840F1" w:rsidRDefault="00C840F1" w:rsidP="0067087F">
      <w:pPr>
        <w:pStyle w:val="ListParagraph"/>
        <w:numPr>
          <w:ilvl w:val="0"/>
          <w:numId w:val="14"/>
        </w:numPr>
      </w:pPr>
      <w:commentRangeStart w:id="75"/>
      <w:r>
        <w:t>Cluster and reserve clusters numbers and range (</w:t>
      </w:r>
      <w:ins w:id="76" w:author="Robert" w:date="2016-06-01T17:48:00Z">
        <w:r w:rsidR="005E3D70">
          <w:t xml:space="preserve">for example </w:t>
        </w:r>
      </w:ins>
      <w:r>
        <w:t>from 1 to 120)</w:t>
      </w:r>
    </w:p>
    <w:p w14:paraId="47840E1C" w14:textId="77777777" w:rsidR="00C840F1" w:rsidRDefault="00C840F1" w:rsidP="0067087F">
      <w:pPr>
        <w:pStyle w:val="ListParagraph"/>
        <w:numPr>
          <w:ilvl w:val="0"/>
          <w:numId w:val="14"/>
        </w:numPr>
      </w:pPr>
      <w:r>
        <w:t>Names and code numbers for 1</w:t>
      </w:r>
      <w:r w:rsidRPr="00C840F1">
        <w:rPr>
          <w:vertAlign w:val="superscript"/>
        </w:rPr>
        <w:t>st</w:t>
      </w:r>
      <w:r>
        <w:t xml:space="preserve"> administrative levels (regions, states, provinces) </w:t>
      </w:r>
    </w:p>
    <w:p w14:paraId="301E332C" w14:textId="77777777" w:rsidR="00C840F1" w:rsidRDefault="00C840F1" w:rsidP="0067087F">
      <w:pPr>
        <w:pStyle w:val="ListParagraph"/>
        <w:numPr>
          <w:ilvl w:val="0"/>
          <w:numId w:val="14"/>
        </w:numPr>
        <w:rPr>
          <w:ins w:id="77" w:author="Robert" w:date="2016-06-01T17:48:00Z"/>
        </w:rPr>
      </w:pPr>
      <w:r>
        <w:t xml:space="preserve">Names and code numbers for 2nd administrative levels (districts, LGAs, counties) </w:t>
      </w:r>
      <w:commentRangeEnd w:id="75"/>
      <w:r w:rsidR="004C6DCF">
        <w:rPr>
          <w:rStyle w:val="CommentReference"/>
        </w:rPr>
        <w:commentReference w:id="75"/>
      </w:r>
    </w:p>
    <w:p w14:paraId="1B3D3427" w14:textId="295E154E" w:rsidR="00170FF7" w:rsidRDefault="00170FF7" w:rsidP="00170FF7">
      <w:pPr>
        <w:pStyle w:val="ListParagraph"/>
        <w:numPr>
          <w:ilvl w:val="0"/>
          <w:numId w:val="14"/>
        </w:numPr>
        <w:rPr>
          <w:ins w:id="78" w:author="Robert" w:date="2016-06-01T17:48:00Z"/>
        </w:rPr>
      </w:pPr>
      <w:ins w:id="79" w:author="Robert" w:date="2016-06-01T17:48:00Z">
        <w:r>
          <w:t xml:space="preserve">Names and code numbers for </w:t>
        </w:r>
      </w:ins>
      <w:ins w:id="80" w:author="Robert" w:date="2016-06-01T17:49:00Z">
        <w:r>
          <w:t>clusters (if available)</w:t>
        </w:r>
      </w:ins>
    </w:p>
    <w:p w14:paraId="126DD97C" w14:textId="1EE81C75" w:rsidR="00170FF7" w:rsidDel="00170FF7" w:rsidRDefault="00170FF7" w:rsidP="0067087F">
      <w:pPr>
        <w:pStyle w:val="ListParagraph"/>
        <w:numPr>
          <w:ilvl w:val="0"/>
          <w:numId w:val="14"/>
        </w:numPr>
        <w:rPr>
          <w:del w:id="81" w:author="Robert" w:date="2016-06-01T17:48:00Z"/>
        </w:rPr>
      </w:pPr>
    </w:p>
    <w:p w14:paraId="119DE126" w14:textId="378DF240" w:rsidR="002E31B4" w:rsidRDefault="00170FF7" w:rsidP="0067087F">
      <w:pPr>
        <w:pStyle w:val="ListParagraph"/>
        <w:numPr>
          <w:ilvl w:val="0"/>
          <w:numId w:val="14"/>
        </w:numPr>
        <w:rPr>
          <w:ins w:id="82" w:author="Robert" w:date="2016-06-01T17:48:00Z"/>
        </w:rPr>
      </w:pPr>
      <w:ins w:id="83" w:author="Robert" w:date="2016-06-01T17:48:00Z">
        <w:r>
          <w:t xml:space="preserve">All important </w:t>
        </w:r>
      </w:ins>
      <w:del w:id="84" w:author="Robert" w:date="2016-06-01T17:49:00Z">
        <w:r w:rsidR="002E31B4" w:rsidDel="00170FF7">
          <w:delText>L</w:delText>
        </w:r>
      </w:del>
      <w:ins w:id="85" w:author="Robert" w:date="2016-06-01T17:49:00Z">
        <w:r>
          <w:t>l</w:t>
        </w:r>
      </w:ins>
      <w:r w:rsidR="002E31B4">
        <w:t>anguages spoken in country</w:t>
      </w:r>
      <w:ins w:id="86" w:author="Robert" w:date="2016-06-01T17:49:00Z">
        <w:r>
          <w:t xml:space="preserve"> to be used during data collection.</w:t>
        </w:r>
      </w:ins>
    </w:p>
    <w:p w14:paraId="415DA4C0" w14:textId="77777777" w:rsidR="00170FF7" w:rsidRPr="00887104" w:rsidRDefault="00170FF7" w:rsidP="00170FF7">
      <w:pPr>
        <w:pStyle w:val="ListParagraph"/>
        <w:pPrChange w:id="87" w:author="Robert" w:date="2016-06-01T17:50:00Z">
          <w:pPr>
            <w:pStyle w:val="ListParagraph"/>
            <w:numPr>
              <w:numId w:val="14"/>
            </w:numPr>
            <w:ind w:hanging="360"/>
          </w:pPr>
        </w:pPrChange>
      </w:pPr>
    </w:p>
    <w:p w14:paraId="70D33130" w14:textId="77777777" w:rsidR="00C840F1" w:rsidRDefault="00C840F1" w:rsidP="00556D71">
      <w:pPr>
        <w:rPr>
          <w:ins w:id="88" w:author="Robert" w:date="2016-06-01T17:51:00Z"/>
        </w:rPr>
        <w:pPrChange w:id="89" w:author="Robert" w:date="2016-06-01T17:51:00Z">
          <w:pPr>
            <w:pStyle w:val="ListParagraph"/>
          </w:pPr>
        </w:pPrChange>
      </w:pPr>
    </w:p>
    <w:p w14:paraId="738430CF" w14:textId="77777777" w:rsidR="00556D71" w:rsidRPr="00887104" w:rsidRDefault="00556D71" w:rsidP="00556D71">
      <w:pPr>
        <w:pPrChange w:id="90" w:author="Robert" w:date="2016-06-01T17:51:00Z">
          <w:pPr>
            <w:pStyle w:val="ListParagraph"/>
          </w:pPr>
        </w:pPrChange>
      </w:pPr>
    </w:p>
    <w:p w14:paraId="7112FC17" w14:textId="77777777" w:rsidR="006C5D10" w:rsidRDefault="006C5D10" w:rsidP="00F90AB2">
      <w:pPr>
        <w:rPr>
          <w:ins w:id="91" w:author="Robert" w:date="2016-06-01T17:50:00Z"/>
        </w:rPr>
      </w:pPr>
    </w:p>
    <w:p w14:paraId="5670258D" w14:textId="73AD0C66" w:rsidR="00A266E9" w:rsidRDefault="00A266E9" w:rsidP="00F90AB2">
      <w:pPr>
        <w:rPr>
          <w:ins w:id="92" w:author="Robert" w:date="2016-06-01T17:50:00Z"/>
        </w:rPr>
      </w:pPr>
      <w:ins w:id="93" w:author="Robert" w:date="2016-06-01T17:50:00Z">
        <w:r>
          <w:t xml:space="preserve">For more information on how to </w:t>
        </w:r>
        <w:r w:rsidR="00A200C8">
          <w:t>use ODK Collect, please see…</w:t>
        </w:r>
      </w:ins>
    </w:p>
    <w:p w14:paraId="275D80F8" w14:textId="77777777" w:rsidR="00A266E9" w:rsidRPr="00887104" w:rsidRDefault="00A266E9" w:rsidP="00F90AB2"/>
    <w:p w14:paraId="005DEFBA" w14:textId="77777777" w:rsidR="00896A4B" w:rsidRPr="00887104" w:rsidRDefault="00896A4B" w:rsidP="00896A4B">
      <w:pPr>
        <w:pStyle w:val="Heading3"/>
      </w:pPr>
      <w:bookmarkStart w:id="94" w:name="_Toc448831063"/>
      <w:r w:rsidRPr="00887104">
        <w:t>Uploading questionnaires</w:t>
      </w:r>
      <w:bookmarkEnd w:id="94"/>
    </w:p>
    <w:p w14:paraId="2EC25F4E" w14:textId="77777777" w:rsidR="00A173F1" w:rsidRPr="00887104" w:rsidRDefault="00A173F1" w:rsidP="005F4278"/>
    <w:p w14:paraId="71CEF7AB" w14:textId="77777777" w:rsidR="007932EE" w:rsidRPr="00887104" w:rsidRDefault="00ED369A" w:rsidP="005F4278">
      <w:r w:rsidRPr="00887104">
        <w:t>To upload the SMART questionnaires</w:t>
      </w:r>
      <w:r w:rsidR="007932EE" w:rsidRPr="00887104">
        <w:t xml:space="preserve">: </w:t>
      </w:r>
    </w:p>
    <w:p w14:paraId="2C005C86" w14:textId="77777777" w:rsidR="00ED369A" w:rsidRPr="00887104" w:rsidRDefault="007932EE" w:rsidP="0067087F">
      <w:pPr>
        <w:pStyle w:val="ListParagraph"/>
        <w:numPr>
          <w:ilvl w:val="0"/>
          <w:numId w:val="6"/>
        </w:numPr>
      </w:pPr>
      <w:r w:rsidRPr="00887104">
        <w:t xml:space="preserve">Click on the </w:t>
      </w:r>
      <w:r w:rsidRPr="00887104">
        <w:rPr>
          <w:i/>
        </w:rPr>
        <w:t>three blue bars</w:t>
      </w:r>
      <w:r w:rsidRPr="00887104">
        <w:t xml:space="preserve">, also known as the menu, on the top left of the </w:t>
      </w:r>
      <w:r w:rsidR="001116C4" w:rsidRPr="00887104">
        <w:t>KoBo Toolbox</w:t>
      </w:r>
      <w:r w:rsidRPr="00887104">
        <w:t xml:space="preserve"> page. </w:t>
      </w:r>
    </w:p>
    <w:p w14:paraId="24EA4ED5" w14:textId="77777777" w:rsidR="007932EE" w:rsidRPr="00887104" w:rsidRDefault="007932EE" w:rsidP="0067087F">
      <w:pPr>
        <w:pStyle w:val="ListParagraph"/>
        <w:numPr>
          <w:ilvl w:val="0"/>
          <w:numId w:val="6"/>
        </w:numPr>
      </w:pPr>
      <w:r w:rsidRPr="00887104">
        <w:t xml:space="preserve">Click on </w:t>
      </w:r>
      <w:r w:rsidRPr="00887104">
        <w:rPr>
          <w:i/>
        </w:rPr>
        <w:t xml:space="preserve">Projects, </w:t>
      </w:r>
      <w:r w:rsidRPr="00887104">
        <w:t xml:space="preserve"> in the pop-out menu on the left of the page</w:t>
      </w:r>
    </w:p>
    <w:p w14:paraId="4BDF062A" w14:textId="77777777" w:rsidR="007932EE" w:rsidRPr="00887104" w:rsidRDefault="007932EE" w:rsidP="0067087F">
      <w:pPr>
        <w:pStyle w:val="ListParagraph"/>
        <w:numPr>
          <w:ilvl w:val="0"/>
          <w:numId w:val="6"/>
        </w:numPr>
      </w:pPr>
      <w:r w:rsidRPr="00887104">
        <w:t>Click on A</w:t>
      </w:r>
      <w:r w:rsidRPr="00887104">
        <w:rPr>
          <w:i/>
        </w:rPr>
        <w:t xml:space="preserve">dvanced Users: Upload your XLS form here directly, </w:t>
      </w:r>
      <w:r w:rsidRPr="00887104">
        <w:t xml:space="preserve">on the foot of the page. </w:t>
      </w:r>
    </w:p>
    <w:p w14:paraId="45FC495B" w14:textId="77777777" w:rsidR="00794622" w:rsidRPr="00887104" w:rsidRDefault="00794622" w:rsidP="0067087F">
      <w:pPr>
        <w:pStyle w:val="ListParagraph"/>
        <w:numPr>
          <w:ilvl w:val="0"/>
          <w:numId w:val="6"/>
        </w:numPr>
      </w:pPr>
      <w:r w:rsidRPr="00887104">
        <w:t>Select the questionnaire / ODK form that you would like to upload</w:t>
      </w:r>
    </w:p>
    <w:p w14:paraId="7A970890" w14:textId="77777777" w:rsidR="00794622" w:rsidRPr="00887104" w:rsidRDefault="00794622" w:rsidP="0067087F">
      <w:pPr>
        <w:pStyle w:val="ListParagraph"/>
        <w:numPr>
          <w:ilvl w:val="0"/>
          <w:numId w:val="6"/>
        </w:numPr>
      </w:pPr>
      <w:r w:rsidRPr="00887104">
        <w:t xml:space="preserve">Click on </w:t>
      </w:r>
      <w:r w:rsidRPr="00887104">
        <w:rPr>
          <w:i/>
        </w:rPr>
        <w:t>OPEN.</w:t>
      </w:r>
    </w:p>
    <w:p w14:paraId="0F307AB8" w14:textId="77777777" w:rsidR="002269B3" w:rsidRDefault="002269B3" w:rsidP="00640666"/>
    <w:p w14:paraId="51E0A8CE" w14:textId="77777777" w:rsidR="00640666" w:rsidRPr="00887104" w:rsidRDefault="006F1238" w:rsidP="00640666">
      <w:r w:rsidRPr="00887104">
        <w:t>If the ODK form that you have selected does not have any</w:t>
      </w:r>
      <w:r w:rsidR="002269B3" w:rsidRPr="002269B3">
        <w:t xml:space="preserve"> </w:t>
      </w:r>
      <w:r w:rsidR="002269B3">
        <w:t>errors</w:t>
      </w:r>
      <w:r w:rsidRPr="00887104">
        <w:t>, the questionnaire will appear</w:t>
      </w:r>
      <w:r w:rsidR="00A13160" w:rsidRPr="00887104">
        <w:t xml:space="preserve"> in the list.</w:t>
      </w:r>
    </w:p>
    <w:p w14:paraId="32B8B703" w14:textId="77777777" w:rsidR="006F1238" w:rsidRPr="00887104" w:rsidRDefault="006F1238" w:rsidP="006F1238"/>
    <w:p w14:paraId="7351AF33" w14:textId="77777777" w:rsidR="006F1238" w:rsidRPr="00887104" w:rsidRDefault="006F1238" w:rsidP="006F1238"/>
    <w:p w14:paraId="1FBB31D0" w14:textId="77777777" w:rsidR="00640666" w:rsidRPr="00887104" w:rsidRDefault="00640666" w:rsidP="00640666"/>
    <w:p w14:paraId="6B72BCD2" w14:textId="77777777" w:rsidR="007932EE" w:rsidRPr="00887104" w:rsidRDefault="007932EE" w:rsidP="005F4278">
      <w:r w:rsidRPr="00887104">
        <w:rPr>
          <w:noProof/>
          <w:lang w:eastAsia="en-GB"/>
        </w:rPr>
        <w:drawing>
          <wp:inline distT="0" distB="0" distL="0" distR="0" wp14:anchorId="2DF7B87B" wp14:editId="136D1570">
            <wp:extent cx="5731510" cy="26700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731510" cy="2670048"/>
                    </a:xfrm>
                    <a:prstGeom prst="rect">
                      <a:avLst/>
                    </a:prstGeom>
                    <a:ln>
                      <a:noFill/>
                    </a:ln>
                    <a:extLst>
                      <a:ext uri="{53640926-AAD7-44D8-BBD7-CCE9431645EC}">
                        <a14:shadowObscured xmlns:a14="http://schemas.microsoft.com/office/drawing/2010/main"/>
                      </a:ext>
                    </a:extLst>
                  </pic:spPr>
                </pic:pic>
              </a:graphicData>
            </a:graphic>
          </wp:inline>
        </w:drawing>
      </w:r>
    </w:p>
    <w:p w14:paraId="2BC2B056" w14:textId="77777777" w:rsidR="00ED369A" w:rsidRPr="00887104" w:rsidRDefault="00ED369A" w:rsidP="005F4278"/>
    <w:p w14:paraId="66F3AA62" w14:textId="77777777" w:rsidR="00652BF2" w:rsidRPr="00887104" w:rsidRDefault="00652BF2" w:rsidP="00652BF2"/>
    <w:p w14:paraId="2CDC54F5" w14:textId="77777777" w:rsidR="00652BF2" w:rsidRPr="00887104" w:rsidRDefault="00652BF2" w:rsidP="00652BF2">
      <w:pPr>
        <w:pStyle w:val="Heading3"/>
      </w:pPr>
      <w:bookmarkStart w:id="95" w:name="_Toc448831064"/>
      <w:r w:rsidRPr="00887104">
        <w:t>Deleting or updating questionnaires</w:t>
      </w:r>
      <w:bookmarkEnd w:id="95"/>
    </w:p>
    <w:p w14:paraId="1BB40F4D" w14:textId="77777777" w:rsidR="00652BF2" w:rsidRPr="00887104" w:rsidRDefault="00652BF2" w:rsidP="00652BF2">
      <w:r w:rsidRPr="00887104">
        <w:t xml:space="preserve">Start on the Projects page to delete or update the questionnaire / ODK form: </w:t>
      </w:r>
    </w:p>
    <w:p w14:paraId="65BBBDB5" w14:textId="77777777" w:rsidR="00DA2E3C" w:rsidRPr="00887104" w:rsidRDefault="00652BF2" w:rsidP="0067087F">
      <w:pPr>
        <w:pStyle w:val="ListParagraph"/>
        <w:numPr>
          <w:ilvl w:val="0"/>
          <w:numId w:val="7"/>
        </w:numPr>
      </w:pPr>
      <w:r w:rsidRPr="00887104">
        <w:t xml:space="preserve">Click on the </w:t>
      </w:r>
      <w:r w:rsidRPr="00887104">
        <w:rPr>
          <w:i/>
        </w:rPr>
        <w:t>name of the questionnaire</w:t>
      </w:r>
      <w:r w:rsidRPr="00887104">
        <w:t xml:space="preserve"> in the projects list</w:t>
      </w:r>
      <w:r w:rsidR="00EA687B" w:rsidRPr="00887104">
        <w:t>.</w:t>
      </w:r>
    </w:p>
    <w:p w14:paraId="6E69C68E" w14:textId="77777777" w:rsidR="00EA687B" w:rsidRPr="00887104" w:rsidRDefault="00EA687B" w:rsidP="0067087F">
      <w:pPr>
        <w:pStyle w:val="ListParagraph"/>
        <w:numPr>
          <w:ilvl w:val="0"/>
          <w:numId w:val="7"/>
        </w:numPr>
      </w:pPr>
      <w:r w:rsidRPr="00887104">
        <w:t xml:space="preserve">Click on </w:t>
      </w:r>
      <w:r w:rsidRPr="00887104">
        <w:rPr>
          <w:i/>
        </w:rPr>
        <w:t>Project Settings</w:t>
      </w:r>
      <w:r w:rsidRPr="00887104">
        <w:t xml:space="preserve"> on the top left of the screen.</w:t>
      </w:r>
    </w:p>
    <w:p w14:paraId="6AF334D0" w14:textId="77777777" w:rsidR="00EA687B" w:rsidRPr="00887104" w:rsidRDefault="00EA687B" w:rsidP="0067087F">
      <w:pPr>
        <w:pStyle w:val="ListParagraph"/>
        <w:numPr>
          <w:ilvl w:val="0"/>
          <w:numId w:val="7"/>
        </w:numPr>
      </w:pPr>
      <w:r w:rsidRPr="00887104">
        <w:t xml:space="preserve">Click on </w:t>
      </w:r>
      <w:r w:rsidRPr="00887104">
        <w:rPr>
          <w:i/>
        </w:rPr>
        <w:t xml:space="preserve">Delete project with all data and its form. </w:t>
      </w:r>
      <w:r w:rsidRPr="00887104">
        <w:t xml:space="preserve"> This will remove the questionnaire.</w:t>
      </w:r>
    </w:p>
    <w:p w14:paraId="0F3DF9E4" w14:textId="77777777" w:rsidR="00EA0BE8" w:rsidRPr="00887104" w:rsidRDefault="00EA0BE8" w:rsidP="00EA0BE8"/>
    <w:p w14:paraId="57A849B6" w14:textId="77777777" w:rsidR="00EA0BE8" w:rsidRPr="00887104" w:rsidRDefault="00EA0BE8" w:rsidP="00EA0BE8">
      <w:r w:rsidRPr="00887104">
        <w:rPr>
          <w:noProof/>
          <w:lang w:eastAsia="en-GB"/>
        </w:rPr>
        <w:drawing>
          <wp:anchor distT="0" distB="0" distL="114300" distR="114300" simplePos="0" relativeHeight="251658240" behindDoc="1" locked="0" layoutInCell="1" allowOverlap="1" wp14:anchorId="5ADC197E" wp14:editId="48CACC44">
            <wp:simplePos x="0" y="0"/>
            <wp:positionH relativeFrom="column">
              <wp:posOffset>1302107</wp:posOffset>
            </wp:positionH>
            <wp:positionV relativeFrom="paragraph">
              <wp:posOffset>233858</wp:posOffset>
            </wp:positionV>
            <wp:extent cx="402336" cy="34919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a:ext>
                      </a:extLst>
                    </a:blip>
                    <a:stretch>
                      <a:fillRect/>
                    </a:stretch>
                  </pic:blipFill>
                  <pic:spPr>
                    <a:xfrm>
                      <a:off x="0" y="0"/>
                      <a:ext cx="406722" cy="353003"/>
                    </a:xfrm>
                    <a:prstGeom prst="rect">
                      <a:avLst/>
                    </a:prstGeom>
                  </pic:spPr>
                </pic:pic>
              </a:graphicData>
            </a:graphic>
            <wp14:sizeRelH relativeFrom="margin">
              <wp14:pctWidth>0</wp14:pctWidth>
            </wp14:sizeRelH>
            <wp14:sizeRelV relativeFrom="margin">
              <wp14:pctHeight>0</wp14:pctHeight>
            </wp14:sizeRelV>
          </wp:anchor>
        </w:drawing>
      </w:r>
      <w:r w:rsidRPr="00887104">
        <w:t xml:space="preserve">You can update questionnaires only if you have not collected any data.  To update a questionnaire – go to the Project Settings page, underneath the Submissions section, you will see the Form section, click on the refresh icon        .  You will be asked to identify and open the new file to update the questionnaire. </w:t>
      </w:r>
    </w:p>
    <w:p w14:paraId="6E20B98F" w14:textId="77777777" w:rsidR="00652BF2" w:rsidRPr="00887104" w:rsidRDefault="00652BF2" w:rsidP="005F4278"/>
    <w:p w14:paraId="787B991C" w14:textId="77777777" w:rsidR="006F1238" w:rsidRPr="00887104" w:rsidRDefault="006F1238" w:rsidP="005F4278"/>
    <w:p w14:paraId="38ADB23F" w14:textId="77777777" w:rsidR="006F1238" w:rsidRPr="00887104" w:rsidRDefault="006F1238" w:rsidP="005F4278">
      <w:r w:rsidRPr="00887104">
        <w:rPr>
          <w:noProof/>
          <w:lang w:eastAsia="en-GB"/>
        </w:rPr>
        <w:drawing>
          <wp:inline distT="0" distB="0" distL="0" distR="0" wp14:anchorId="270B3036" wp14:editId="7345437B">
            <wp:extent cx="5640019"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640343" cy="2648102"/>
                    </a:xfrm>
                    <a:prstGeom prst="rect">
                      <a:avLst/>
                    </a:prstGeom>
                    <a:ln>
                      <a:noFill/>
                    </a:ln>
                    <a:extLst>
                      <a:ext uri="{53640926-AAD7-44D8-BBD7-CCE9431645EC}">
                        <a14:shadowObscured xmlns:a14="http://schemas.microsoft.com/office/drawing/2010/main"/>
                      </a:ext>
                    </a:extLst>
                  </pic:spPr>
                </pic:pic>
              </a:graphicData>
            </a:graphic>
          </wp:inline>
        </w:drawing>
      </w:r>
    </w:p>
    <w:p w14:paraId="7A9BE417" w14:textId="77777777" w:rsidR="007462BC" w:rsidRPr="00887104" w:rsidRDefault="007462BC" w:rsidP="00CE05DA"/>
    <w:p w14:paraId="498A31F4" w14:textId="77777777" w:rsidR="00DA2E3C" w:rsidRPr="00887104" w:rsidRDefault="00DA2E3C" w:rsidP="00CE05DA"/>
    <w:p w14:paraId="55AB312F" w14:textId="77777777" w:rsidR="00EA687B" w:rsidRPr="00887104" w:rsidRDefault="00EA687B" w:rsidP="00CE05DA"/>
    <w:p w14:paraId="238AC639" w14:textId="77777777" w:rsidR="00B35F05" w:rsidRPr="00887104" w:rsidRDefault="00B35F05" w:rsidP="00CE05DA"/>
    <w:p w14:paraId="1DE32CA2" w14:textId="77777777" w:rsidR="00B35F05" w:rsidRPr="00887104" w:rsidRDefault="00B35F05" w:rsidP="00CE05DA"/>
    <w:p w14:paraId="2F3417F9" w14:textId="77777777" w:rsidR="00887104" w:rsidRPr="002A1A1E" w:rsidRDefault="00887104" w:rsidP="00887104">
      <w:pPr>
        <w:pStyle w:val="Heading3"/>
        <w:rPr>
          <w:lang w:val="fr-BE"/>
        </w:rPr>
      </w:pPr>
      <w:bookmarkStart w:id="96" w:name="_Toc447879699"/>
      <w:bookmarkStart w:id="97" w:name="_Toc448831065"/>
      <w:r w:rsidRPr="002A1A1E">
        <w:rPr>
          <w:lang w:val="fr-BE"/>
        </w:rPr>
        <w:t xml:space="preserve">Installation of questionnaires onto </w:t>
      </w:r>
      <w:r w:rsidRPr="00A01E62">
        <w:rPr>
          <w:lang w:val="en-US"/>
          <w:rPrChange w:id="98" w:author="Robert" w:date="2016-06-01T17:52:00Z">
            <w:rPr>
              <w:lang w:val="fr-BE"/>
            </w:rPr>
          </w:rPrChange>
        </w:rPr>
        <w:t>mobile devices</w:t>
      </w:r>
      <w:bookmarkEnd w:id="96"/>
      <w:bookmarkEnd w:id="97"/>
    </w:p>
    <w:p w14:paraId="7C886C1E" w14:textId="77777777" w:rsidR="005B66C0" w:rsidRPr="00887104" w:rsidRDefault="00D2769A" w:rsidP="00CE05DA">
      <w:r w:rsidRPr="00887104">
        <w:t xml:space="preserve">Once you have uploaded your country or case specific versions of the following questionnaires / ODK forms, you are ready to prepare and load the forms onto the mobile devices for testing, training and data collection.  </w:t>
      </w:r>
    </w:p>
    <w:p w14:paraId="18A8B1BD" w14:textId="77777777" w:rsidR="005B66C0" w:rsidRPr="00887104" w:rsidRDefault="005B66C0" w:rsidP="00CE05DA"/>
    <w:p w14:paraId="1AB7566F" w14:textId="77777777" w:rsidR="00DA2E3C" w:rsidRPr="00887104" w:rsidRDefault="00D2769A" w:rsidP="00CE05DA">
      <w:r w:rsidRPr="00887104">
        <w:t>The four forms</w:t>
      </w:r>
      <w:r w:rsidR="005B66C0" w:rsidRPr="00887104">
        <w:t xml:space="preserve"> to upload to devices</w:t>
      </w:r>
      <w:r w:rsidRPr="00887104">
        <w:t xml:space="preserve"> for nutrition surveys are: </w:t>
      </w:r>
    </w:p>
    <w:p w14:paraId="067BB1B3" w14:textId="77777777" w:rsidR="00CE05DA" w:rsidRPr="00887104" w:rsidRDefault="00CE05DA" w:rsidP="0067087F">
      <w:pPr>
        <w:pStyle w:val="ListParagraph"/>
        <w:numPr>
          <w:ilvl w:val="0"/>
          <w:numId w:val="8"/>
        </w:numPr>
      </w:pPr>
      <w:r w:rsidRPr="00887104">
        <w:t>SMART_Registration.xls</w:t>
      </w:r>
    </w:p>
    <w:p w14:paraId="525CDD8B" w14:textId="77777777" w:rsidR="00CE05DA" w:rsidRPr="00887104" w:rsidRDefault="00CE05DA" w:rsidP="0067087F">
      <w:pPr>
        <w:pStyle w:val="ListParagraph"/>
        <w:numPr>
          <w:ilvl w:val="0"/>
          <w:numId w:val="8"/>
        </w:numPr>
      </w:pPr>
      <w:r w:rsidRPr="00887104">
        <w:t>SMART_Standardization.xls</w:t>
      </w:r>
    </w:p>
    <w:p w14:paraId="4FABFC34" w14:textId="77777777" w:rsidR="00CE05DA" w:rsidRPr="00887104" w:rsidRDefault="00CE05DA" w:rsidP="0067087F">
      <w:pPr>
        <w:pStyle w:val="ListParagraph"/>
        <w:numPr>
          <w:ilvl w:val="0"/>
          <w:numId w:val="8"/>
        </w:numPr>
      </w:pPr>
      <w:r w:rsidRPr="00887104">
        <w:t>SMART_Daily_Calibration.xls</w:t>
      </w:r>
    </w:p>
    <w:p w14:paraId="13F74783" w14:textId="77777777" w:rsidR="00CE05DA" w:rsidRPr="00887104" w:rsidRDefault="00CE05DA" w:rsidP="0067087F">
      <w:pPr>
        <w:pStyle w:val="ListParagraph"/>
        <w:numPr>
          <w:ilvl w:val="0"/>
          <w:numId w:val="8"/>
        </w:numPr>
      </w:pPr>
      <w:r w:rsidRPr="00887104">
        <w:t>SMART_Questionnaire.xls</w:t>
      </w:r>
    </w:p>
    <w:p w14:paraId="107F204B" w14:textId="77777777" w:rsidR="006156D2" w:rsidRPr="00887104" w:rsidRDefault="006156D2" w:rsidP="006156D2"/>
    <w:p w14:paraId="78069D75" w14:textId="77777777" w:rsidR="00C91285" w:rsidRPr="00887104" w:rsidRDefault="00C91285" w:rsidP="005F4278"/>
    <w:p w14:paraId="30D384E5" w14:textId="77777777" w:rsidR="00A173F1" w:rsidRPr="00887104" w:rsidRDefault="00A173F1" w:rsidP="005F4278">
      <w:pPr>
        <w:pStyle w:val="Heading2"/>
      </w:pPr>
      <w:bookmarkStart w:id="99" w:name="_Toc447879692"/>
      <w:bookmarkStart w:id="100" w:name="_Toc448831066"/>
      <w:r w:rsidRPr="00887104">
        <w:t>Mobile devices</w:t>
      </w:r>
      <w:bookmarkEnd w:id="99"/>
      <w:bookmarkEnd w:id="100"/>
    </w:p>
    <w:p w14:paraId="3D9E148A" w14:textId="77777777" w:rsidR="000D4E5C" w:rsidRPr="00887104" w:rsidRDefault="000D4E5C" w:rsidP="000D4E5C">
      <w:r w:rsidRPr="00887104">
        <w:t xml:space="preserve">Before procuring mobile devices, it is important to identify who are the major supplies of device sin the country where you work.  Often the mobile devices and sim cards are available as a package with significant discounts for purchasing the data plan along at the same time as the mobile device. </w:t>
      </w:r>
    </w:p>
    <w:p w14:paraId="7486D9AE" w14:textId="77777777" w:rsidR="00081AA7" w:rsidRPr="00887104" w:rsidRDefault="00081AA7" w:rsidP="000D4E5C"/>
    <w:p w14:paraId="7459E976" w14:textId="77777777" w:rsidR="00081AA7" w:rsidRPr="00887104" w:rsidRDefault="00081AA7" w:rsidP="00BB0E68">
      <w:pPr>
        <w:pStyle w:val="Heading3"/>
      </w:pPr>
      <w:bookmarkStart w:id="101" w:name="_Toc448831067"/>
      <w:r w:rsidRPr="00887104">
        <w:t>General planning, preparation and management</w:t>
      </w:r>
      <w:bookmarkEnd w:id="101"/>
    </w:p>
    <w:p w14:paraId="385E3A72" w14:textId="77777777" w:rsidR="000D4E5C" w:rsidRPr="00887104" w:rsidRDefault="000D4E5C" w:rsidP="000D4E5C"/>
    <w:p w14:paraId="11F4F485" w14:textId="77777777" w:rsidR="004D3A70" w:rsidRPr="00887104" w:rsidRDefault="004D3A70" w:rsidP="005F4278">
      <w:pPr>
        <w:pStyle w:val="Heading4"/>
      </w:pPr>
      <w:bookmarkStart w:id="102" w:name="_Toc447879693"/>
      <w:bookmarkStart w:id="103" w:name="_Toc448831068"/>
      <w:r w:rsidRPr="00887104">
        <w:t>Type of devices</w:t>
      </w:r>
      <w:bookmarkEnd w:id="102"/>
      <w:bookmarkEnd w:id="103"/>
    </w:p>
    <w:p w14:paraId="7D554244" w14:textId="77777777" w:rsidR="00A26533" w:rsidRPr="00887104" w:rsidRDefault="00C518C1" w:rsidP="005F4278">
      <w:r w:rsidRPr="00887104">
        <w:t>The s</w:t>
      </w:r>
      <w:r w:rsidR="004D3A70" w:rsidRPr="00887104">
        <w:t xml:space="preserve">election </w:t>
      </w:r>
      <w:r w:rsidRPr="00887104">
        <w:t xml:space="preserve">of mobile devices is very important for the success of the survey.  It is strongly recommended to test out the type of mobile devices that you intend to purchase for the study before you purchase the devices in quantity. </w:t>
      </w:r>
      <w:r w:rsidR="00B30E64" w:rsidRPr="00887104">
        <w:t xml:space="preserve"> Some devices are slow or are poorly configured for use with Open Data Kit. </w:t>
      </w:r>
    </w:p>
    <w:p w14:paraId="4ADC347F" w14:textId="77777777" w:rsidR="00C518C1" w:rsidRPr="00887104" w:rsidRDefault="00C518C1" w:rsidP="005F4278"/>
    <w:p w14:paraId="7CD6C779" w14:textId="77777777" w:rsidR="00C518C1" w:rsidRPr="00887104" w:rsidRDefault="00C518C1" w:rsidP="00C518C1">
      <w:r w:rsidRPr="00887104">
        <w:t xml:space="preserve">Before purchase, verify that the preferred Mobile Devices </w:t>
      </w:r>
      <w:r w:rsidR="000D4E5C" w:rsidRPr="00887104">
        <w:t>have:</w:t>
      </w:r>
      <w:r w:rsidRPr="00887104">
        <w:t xml:space="preserve"> </w:t>
      </w:r>
    </w:p>
    <w:p w14:paraId="56AF56E8" w14:textId="77777777" w:rsidR="00C518C1" w:rsidRPr="00887104" w:rsidRDefault="00C518C1" w:rsidP="0067087F">
      <w:pPr>
        <w:pStyle w:val="ListParagraph"/>
        <w:numPr>
          <w:ilvl w:val="0"/>
          <w:numId w:val="8"/>
        </w:numPr>
      </w:pPr>
      <w:r w:rsidRPr="00887104">
        <w:t>Android 3.0 operating system or higher. Most tablets from 2013 have Android 4.1 (Jelly Bean) or higher</w:t>
      </w:r>
    </w:p>
    <w:p w14:paraId="1FA5D621" w14:textId="77777777" w:rsidR="00C518C1" w:rsidRPr="00887104" w:rsidRDefault="00C518C1" w:rsidP="0067087F">
      <w:pPr>
        <w:pStyle w:val="ListParagraph"/>
        <w:numPr>
          <w:ilvl w:val="0"/>
          <w:numId w:val="8"/>
        </w:numPr>
      </w:pPr>
      <w:r w:rsidRPr="00887104">
        <w:t>SIM card</w:t>
      </w:r>
      <w:r w:rsidR="00572D43">
        <w:t xml:space="preserve"> slot </w:t>
      </w:r>
    </w:p>
    <w:p w14:paraId="38146D48" w14:textId="77777777" w:rsidR="00C518C1" w:rsidRPr="00887104" w:rsidRDefault="00C518C1" w:rsidP="0067087F">
      <w:pPr>
        <w:pStyle w:val="ListParagraph"/>
        <w:numPr>
          <w:ilvl w:val="0"/>
          <w:numId w:val="8"/>
        </w:numPr>
      </w:pPr>
      <w:r w:rsidRPr="00887104">
        <w:t>3G / Edge</w:t>
      </w:r>
      <w:r w:rsidR="00336AA3" w:rsidRPr="00887104">
        <w:t xml:space="preserve"> network</w:t>
      </w:r>
      <w:r w:rsidRPr="00887104">
        <w:t xml:space="preserve"> </w:t>
      </w:r>
      <w:r w:rsidR="005A3FC4">
        <w:t>and</w:t>
      </w:r>
      <w:r w:rsidRPr="00887104">
        <w:t xml:space="preserve"> WIFI enabled</w:t>
      </w:r>
    </w:p>
    <w:p w14:paraId="02B12CF7" w14:textId="77777777" w:rsidR="00C518C1" w:rsidRPr="00887104" w:rsidRDefault="00C518C1" w:rsidP="0067087F">
      <w:pPr>
        <w:pStyle w:val="ListParagraph"/>
        <w:numPr>
          <w:ilvl w:val="0"/>
          <w:numId w:val="8"/>
        </w:numPr>
      </w:pPr>
      <w:r w:rsidRPr="00887104">
        <w:t>GPS with a precision of at least 5 m</w:t>
      </w:r>
    </w:p>
    <w:p w14:paraId="6216AFFC" w14:textId="77777777" w:rsidR="00C518C1" w:rsidRPr="00887104" w:rsidRDefault="00C518C1" w:rsidP="005F4278"/>
    <w:p w14:paraId="1B6A2F7E" w14:textId="77777777" w:rsidR="00C518C1" w:rsidRPr="00887104" w:rsidRDefault="00CF6785" w:rsidP="00C518C1">
      <w:r w:rsidRPr="00887104">
        <w:t>For surveys, it is recommended to use Samsung Galaxy 7 inch tablets or similar</w:t>
      </w:r>
      <w:r w:rsidR="00C518C1" w:rsidRPr="00887104">
        <w:t xml:space="preserve">. </w:t>
      </w:r>
      <w:r w:rsidRPr="00887104">
        <w:t xml:space="preserve">  It is not necessary to use this type of tablet, but they are solid, with strong battery life and are available almost in every country. </w:t>
      </w:r>
      <w:r w:rsidR="00C37F34" w:rsidRPr="00887104">
        <w:t xml:space="preserve"> This size of tablet has a large screen but is easy to store in a pocket or bag when not in use. </w:t>
      </w:r>
    </w:p>
    <w:p w14:paraId="53ACB031" w14:textId="77777777" w:rsidR="00CF6785" w:rsidRPr="00887104" w:rsidRDefault="00CF6785" w:rsidP="00C518C1"/>
    <w:p w14:paraId="22F02337" w14:textId="77777777" w:rsidR="00CF6785" w:rsidRPr="00887104" w:rsidRDefault="00CF6785" w:rsidP="00C518C1">
      <w:r w:rsidRPr="00887104">
        <w:t xml:space="preserve">The survey can be completed on android mobile phones.  The screen size is smaller, the questionnaires are more difficult to read and the buttons and keyboard to enter data are smaller making keying errors more frequent. </w:t>
      </w:r>
    </w:p>
    <w:p w14:paraId="7183BF88" w14:textId="77777777" w:rsidR="00C518C1" w:rsidRPr="00887104" w:rsidRDefault="00C518C1" w:rsidP="005F4278"/>
    <w:p w14:paraId="6657BA57" w14:textId="49A9DDBE" w:rsidR="004D3A70" w:rsidRPr="00887104" w:rsidRDefault="00C37F34" w:rsidP="005F4278">
      <w:r w:rsidRPr="00887104">
        <w:t xml:space="preserve">It is recommended to purchase appropriate sized </w:t>
      </w:r>
      <w:r w:rsidR="004D3A70" w:rsidRPr="00887104">
        <w:t>cover</w:t>
      </w:r>
      <w:r w:rsidRPr="00887104">
        <w:t>s</w:t>
      </w:r>
      <w:r w:rsidR="00E11B5D" w:rsidRPr="00887104">
        <w:t xml:space="preserve"> for </w:t>
      </w:r>
      <w:r w:rsidRPr="00887104">
        <w:t xml:space="preserve">the </w:t>
      </w:r>
      <w:r w:rsidR="00E11B5D" w:rsidRPr="00887104">
        <w:t>device</w:t>
      </w:r>
      <w:r w:rsidRPr="00887104">
        <w:t>s</w:t>
      </w:r>
      <w:r w:rsidR="004D3A70" w:rsidRPr="00887104">
        <w:t xml:space="preserve"> to protect </w:t>
      </w:r>
      <w:r w:rsidRPr="00887104">
        <w:t xml:space="preserve">them from water, rain, humidity and </w:t>
      </w:r>
      <w:r w:rsidR="004D3A70" w:rsidRPr="00887104">
        <w:t xml:space="preserve">direct sun. </w:t>
      </w:r>
      <w:ins w:id="104" w:author="Robert" w:date="2016-06-01T17:52:00Z">
        <w:r w:rsidR="00A01E62">
          <w:t xml:space="preserve"> All users of the mobile devices will sign a contract to document their responsibilities to maintain the devices undamaged and in good working</w:t>
        </w:r>
      </w:ins>
      <w:ins w:id="105" w:author="Robert" w:date="2016-06-01T17:53:00Z">
        <w:r w:rsidR="00A01E62">
          <w:t xml:space="preserve"> condition. </w:t>
        </w:r>
      </w:ins>
    </w:p>
    <w:p w14:paraId="4E949836" w14:textId="77777777" w:rsidR="004D3A70" w:rsidRPr="00887104" w:rsidRDefault="004D3A70" w:rsidP="005F4278"/>
    <w:p w14:paraId="35A02C14" w14:textId="77777777" w:rsidR="004D3A70" w:rsidRPr="00887104" w:rsidRDefault="004D3A70" w:rsidP="005F4278">
      <w:pPr>
        <w:pStyle w:val="Heading4"/>
      </w:pPr>
      <w:bookmarkStart w:id="106" w:name="_Toc447879694"/>
      <w:bookmarkStart w:id="107" w:name="_Toc448831069"/>
      <w:r w:rsidRPr="00887104">
        <w:t>Number of devices</w:t>
      </w:r>
      <w:bookmarkEnd w:id="106"/>
      <w:bookmarkEnd w:id="107"/>
      <w:r w:rsidRPr="00887104">
        <w:t xml:space="preserve"> </w:t>
      </w:r>
    </w:p>
    <w:p w14:paraId="5CC7DAA6" w14:textId="77777777" w:rsidR="00D34C8C" w:rsidRPr="00887104" w:rsidRDefault="00CB687D" w:rsidP="00D34C8C">
      <w:r w:rsidRPr="00887104">
        <w:t xml:space="preserve">It is recommended to have two mobile devices for every team (10 teams = 20 mobile devices). </w:t>
      </w:r>
    </w:p>
    <w:p w14:paraId="7A1BF4E8" w14:textId="77777777" w:rsidR="00CB687D" w:rsidRPr="00887104" w:rsidRDefault="00CB687D" w:rsidP="00D34C8C"/>
    <w:p w14:paraId="1D8F69FC" w14:textId="77777777" w:rsidR="00D34C8C" w:rsidRPr="00887104" w:rsidRDefault="00B767D9" w:rsidP="00D34C8C">
      <w:r w:rsidRPr="00887104">
        <w:lastRenderedPageBreak/>
        <w:t>Every team during the survey should have two mob</w:t>
      </w:r>
      <w:r w:rsidR="00CB687D" w:rsidRPr="00887104">
        <w:t xml:space="preserve">ile devices for data collection, one device for data collection and one device in reserve.  If there is ever any problem with the device such as a technical issue or drained battery, the team has a spare device to continue with data collection. </w:t>
      </w:r>
    </w:p>
    <w:p w14:paraId="21E1AC36" w14:textId="77777777" w:rsidR="00E324B5" w:rsidRPr="00887104" w:rsidRDefault="00E324B5" w:rsidP="00E324B5"/>
    <w:p w14:paraId="699847EA" w14:textId="77777777" w:rsidR="00E324B5" w:rsidRPr="00887104" w:rsidRDefault="00E324B5" w:rsidP="007D6784">
      <w:pPr>
        <w:pStyle w:val="Heading4"/>
      </w:pPr>
      <w:bookmarkStart w:id="108" w:name="_Toc448831070"/>
      <w:r w:rsidRPr="00887104">
        <w:t xml:space="preserve">Management </w:t>
      </w:r>
      <w:r w:rsidR="0068199F" w:rsidRPr="00887104">
        <w:t>of large quantities of</w:t>
      </w:r>
      <w:r w:rsidRPr="00887104">
        <w:t xml:space="preserve"> devices</w:t>
      </w:r>
      <w:bookmarkEnd w:id="108"/>
    </w:p>
    <w:p w14:paraId="120BD3F9" w14:textId="77777777" w:rsidR="00477CD9" w:rsidRPr="00887104" w:rsidRDefault="00C8606C" w:rsidP="00477CD9">
      <w:r w:rsidRPr="00887104">
        <w:t xml:space="preserve">It is critical to work closely and carefully with the mobile device manager from the beginning of the survey to </w:t>
      </w:r>
      <w:r w:rsidR="00477CD9" w:rsidRPr="00887104">
        <w:t>protect devices from loss or damage</w:t>
      </w:r>
      <w:r w:rsidRPr="00887104">
        <w:t>. There are many simple ways to protect the devices that should be adopted as part of normal operations from the start of the survey.</w:t>
      </w:r>
    </w:p>
    <w:p w14:paraId="6ACFA383" w14:textId="77777777" w:rsidR="00477CD9" w:rsidRPr="00887104" w:rsidRDefault="00477CD9" w:rsidP="00477CD9"/>
    <w:p w14:paraId="3AC0D14D" w14:textId="77777777" w:rsidR="00F86B50" w:rsidRDefault="00F86B50" w:rsidP="0067087F">
      <w:pPr>
        <w:pStyle w:val="ListParagraph"/>
        <w:numPr>
          <w:ilvl w:val="0"/>
          <w:numId w:val="9"/>
        </w:numPr>
        <w:rPr>
          <w:b/>
        </w:rPr>
      </w:pPr>
      <w:r w:rsidRPr="00887104">
        <w:rPr>
          <w:b/>
        </w:rPr>
        <w:t>Number all devices</w:t>
      </w:r>
      <w:r w:rsidR="00D95288" w:rsidRPr="00887104">
        <w:rPr>
          <w:b/>
        </w:rPr>
        <w:t xml:space="preserve"> and their containers / protective packing with</w:t>
      </w:r>
      <w:r w:rsidR="00EA27B9">
        <w:rPr>
          <w:b/>
        </w:rPr>
        <w:t xml:space="preserve"> fingernail polish, an</w:t>
      </w:r>
      <w:r w:rsidR="006145E8" w:rsidRPr="00887104">
        <w:rPr>
          <w:b/>
        </w:rPr>
        <w:t xml:space="preserve"> </w:t>
      </w:r>
      <w:r w:rsidR="00EA27B9" w:rsidRPr="00887104">
        <w:rPr>
          <w:b/>
        </w:rPr>
        <w:t>etching pen</w:t>
      </w:r>
      <w:r w:rsidR="00EA27B9">
        <w:rPr>
          <w:b/>
        </w:rPr>
        <w:t xml:space="preserve"> or </w:t>
      </w:r>
      <w:r w:rsidR="000A086D" w:rsidRPr="00887104">
        <w:rPr>
          <w:b/>
        </w:rPr>
        <w:t xml:space="preserve">permanent marker </w:t>
      </w:r>
      <w:r w:rsidR="000A086D">
        <w:rPr>
          <w:b/>
        </w:rPr>
        <w:t>on duct tape</w:t>
      </w:r>
      <w:r w:rsidR="00EA27B9">
        <w:rPr>
          <w:b/>
        </w:rPr>
        <w:t xml:space="preserve">. </w:t>
      </w:r>
    </w:p>
    <w:p w14:paraId="122A426E" w14:textId="77777777" w:rsidR="005045DB" w:rsidRDefault="005045DB" w:rsidP="005045DB">
      <w:r>
        <w:t xml:space="preserve">Ensure that your numbers can be read in one orientation and are not interpretable as a different number if the device is turned 180 degrees. </w:t>
      </w:r>
    </w:p>
    <w:p w14:paraId="7A432610" w14:textId="77777777" w:rsidR="00666825" w:rsidRPr="005045DB" w:rsidRDefault="00666825" w:rsidP="005045DB"/>
    <w:p w14:paraId="7D18252D" w14:textId="77777777" w:rsidR="008D79DD" w:rsidRPr="00887104" w:rsidRDefault="008D79DD" w:rsidP="007D6784"/>
    <w:p w14:paraId="225728CF" w14:textId="77777777" w:rsidR="00437CA0" w:rsidRPr="00887104" w:rsidRDefault="00437CA0" w:rsidP="007D6784">
      <w:r w:rsidRPr="00887104">
        <w:rPr>
          <w:noProof/>
          <w:lang w:eastAsia="en-GB"/>
        </w:rPr>
        <w:drawing>
          <wp:inline distT="0" distB="0" distL="0" distR="0" wp14:anchorId="433ACAE8" wp14:editId="4186FE9F">
            <wp:extent cx="2865600" cy="360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865600" cy="3603600"/>
                    </a:xfrm>
                    <a:prstGeom prst="rect">
                      <a:avLst/>
                    </a:prstGeom>
                  </pic:spPr>
                </pic:pic>
              </a:graphicData>
            </a:graphic>
          </wp:inline>
        </w:drawing>
      </w:r>
    </w:p>
    <w:p w14:paraId="04C5519D" w14:textId="77777777" w:rsidR="00980E0F" w:rsidRDefault="00980E0F" w:rsidP="007D6784"/>
    <w:p w14:paraId="20D8A14B" w14:textId="77777777" w:rsidR="003C6B4D" w:rsidRPr="00887104" w:rsidRDefault="003C6B4D" w:rsidP="007D6784"/>
    <w:p w14:paraId="31B088FF" w14:textId="77777777" w:rsidR="00980E0F" w:rsidRPr="00887104" w:rsidRDefault="00980E0F" w:rsidP="0067087F">
      <w:pPr>
        <w:pStyle w:val="ListParagraph"/>
        <w:numPr>
          <w:ilvl w:val="0"/>
          <w:numId w:val="9"/>
        </w:numPr>
        <w:rPr>
          <w:b/>
        </w:rPr>
      </w:pPr>
      <w:r w:rsidRPr="00887104">
        <w:rPr>
          <w:b/>
        </w:rPr>
        <w:t>Store the mobile devices in a s</w:t>
      </w:r>
      <w:r w:rsidR="008D79DD" w:rsidRPr="00887104">
        <w:rPr>
          <w:b/>
        </w:rPr>
        <w:t>uitcase</w:t>
      </w:r>
      <w:r w:rsidR="00035C16" w:rsidRPr="00887104">
        <w:rPr>
          <w:b/>
        </w:rPr>
        <w:t xml:space="preserve"> with lock</w:t>
      </w:r>
      <w:r w:rsidRPr="00887104">
        <w:rPr>
          <w:b/>
        </w:rPr>
        <w:t xml:space="preserve"> </w:t>
      </w:r>
    </w:p>
    <w:p w14:paraId="5C8474CE" w14:textId="77777777" w:rsidR="008D79DD" w:rsidRPr="00887104" w:rsidRDefault="00980E0F" w:rsidP="00980E0F">
      <w:r w:rsidRPr="00887104">
        <w:t>When the mobile devices are not in use for survey</w:t>
      </w:r>
      <w:r w:rsidR="00943633" w:rsidRPr="00887104">
        <w:t xml:space="preserve">, keep them locked in a dedicated suitcase. </w:t>
      </w:r>
    </w:p>
    <w:p w14:paraId="6081D854" w14:textId="77777777" w:rsidR="00980E0F" w:rsidRPr="00887104" w:rsidRDefault="00980E0F" w:rsidP="00980E0F"/>
    <w:p w14:paraId="7054F205" w14:textId="77777777" w:rsidR="000B71B8" w:rsidRPr="00887104" w:rsidRDefault="000B71B8" w:rsidP="00980E0F">
      <w:r w:rsidRPr="00887104">
        <w:rPr>
          <w:noProof/>
          <w:lang w:eastAsia="en-GB"/>
        </w:rPr>
        <w:lastRenderedPageBreak/>
        <w:drawing>
          <wp:inline distT="0" distB="0" distL="0" distR="0" wp14:anchorId="72E2F984" wp14:editId="088B4267">
            <wp:extent cx="5622980" cy="40191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625785" cy="4021112"/>
                    </a:xfrm>
                    <a:prstGeom prst="rect">
                      <a:avLst/>
                    </a:prstGeom>
                    <a:ln>
                      <a:noFill/>
                    </a:ln>
                    <a:extLst>
                      <a:ext uri="{53640926-AAD7-44D8-BBD7-CCE9431645EC}">
                        <a14:shadowObscured xmlns:a14="http://schemas.microsoft.com/office/drawing/2010/main"/>
                      </a:ext>
                    </a:extLst>
                  </pic:spPr>
                </pic:pic>
              </a:graphicData>
            </a:graphic>
          </wp:inline>
        </w:drawing>
      </w:r>
    </w:p>
    <w:p w14:paraId="05D58C0D" w14:textId="77777777" w:rsidR="00C8606C" w:rsidRDefault="00C8606C" w:rsidP="007D6784"/>
    <w:p w14:paraId="6C6A874B" w14:textId="77777777" w:rsidR="00666825" w:rsidRPr="00887104" w:rsidRDefault="00666825" w:rsidP="007D6784"/>
    <w:p w14:paraId="4DD52768" w14:textId="77777777" w:rsidR="00175038" w:rsidRPr="00887104" w:rsidRDefault="00175038" w:rsidP="0067087F">
      <w:pPr>
        <w:pStyle w:val="ListParagraph"/>
        <w:numPr>
          <w:ilvl w:val="0"/>
          <w:numId w:val="9"/>
        </w:numPr>
        <w:rPr>
          <w:b/>
        </w:rPr>
      </w:pPr>
      <w:r w:rsidRPr="00887104">
        <w:rPr>
          <w:b/>
        </w:rPr>
        <w:t xml:space="preserve">Work in private / protected work spaces with the minimum number of authorized persons in the room where you are working with mobile devices. </w:t>
      </w:r>
    </w:p>
    <w:p w14:paraId="05558EA3" w14:textId="77777777" w:rsidR="00175038" w:rsidRPr="00887104" w:rsidRDefault="009C5D4A" w:rsidP="009C5D4A">
      <w:r w:rsidRPr="00887104">
        <w:t>Closing the room or work space to unauthorized persons during configuration of devices helps to prevent theft or losses.</w:t>
      </w:r>
    </w:p>
    <w:p w14:paraId="3E4DAC20" w14:textId="77777777" w:rsidR="009C5D4A" w:rsidRPr="00887104" w:rsidRDefault="009C5D4A" w:rsidP="009C5D4A">
      <w:pPr>
        <w:rPr>
          <w:b/>
        </w:rPr>
      </w:pPr>
    </w:p>
    <w:p w14:paraId="44D12835" w14:textId="77777777" w:rsidR="00C8606C" w:rsidRPr="00887104" w:rsidRDefault="008D25D1" w:rsidP="0067087F">
      <w:pPr>
        <w:pStyle w:val="ListParagraph"/>
        <w:numPr>
          <w:ilvl w:val="0"/>
          <w:numId w:val="9"/>
        </w:numPr>
        <w:rPr>
          <w:b/>
        </w:rPr>
      </w:pPr>
      <w:r w:rsidRPr="00887104">
        <w:rPr>
          <w:b/>
        </w:rPr>
        <w:t>Always s</w:t>
      </w:r>
      <w:r w:rsidR="00C8606C" w:rsidRPr="00887104">
        <w:rPr>
          <w:b/>
        </w:rPr>
        <w:t xml:space="preserve">tore the devices in the suitcase in order. </w:t>
      </w:r>
    </w:p>
    <w:p w14:paraId="27005844" w14:textId="77777777" w:rsidR="00C8606C" w:rsidRPr="00887104" w:rsidRDefault="008D25D1" w:rsidP="007D6784">
      <w:r w:rsidRPr="00887104">
        <w:t xml:space="preserve">When storing the devices in the suitcase or any other location, always store the devices in order so that it is immediately obvious if any of the devices are missing. </w:t>
      </w:r>
    </w:p>
    <w:p w14:paraId="5346E877" w14:textId="77777777" w:rsidR="008D25D1" w:rsidRPr="00887104" w:rsidRDefault="008D25D1" w:rsidP="007D6784"/>
    <w:p w14:paraId="62510D2C" w14:textId="77777777" w:rsidR="008D25D1" w:rsidRPr="00887104" w:rsidRDefault="008D25D1" w:rsidP="0067087F">
      <w:pPr>
        <w:pStyle w:val="ListParagraph"/>
        <w:numPr>
          <w:ilvl w:val="0"/>
          <w:numId w:val="9"/>
        </w:numPr>
        <w:rPr>
          <w:b/>
        </w:rPr>
      </w:pPr>
      <w:r w:rsidRPr="00887104">
        <w:rPr>
          <w:b/>
        </w:rPr>
        <w:t>Always</w:t>
      </w:r>
      <w:r w:rsidR="00980E0F" w:rsidRPr="00887104">
        <w:rPr>
          <w:b/>
        </w:rPr>
        <w:t xml:space="preserve"> </w:t>
      </w:r>
      <w:r w:rsidRPr="00887104">
        <w:rPr>
          <w:b/>
        </w:rPr>
        <w:t xml:space="preserve">store the </w:t>
      </w:r>
      <w:r w:rsidR="00980E0F" w:rsidRPr="00887104">
        <w:rPr>
          <w:b/>
        </w:rPr>
        <w:t xml:space="preserve">devices </w:t>
      </w:r>
      <w:r w:rsidRPr="00887104">
        <w:rPr>
          <w:b/>
        </w:rPr>
        <w:t>correctly in the cover and packaging provided at purchase</w:t>
      </w:r>
    </w:p>
    <w:p w14:paraId="5A73390F" w14:textId="77777777" w:rsidR="00980E0F" w:rsidRPr="00887104" w:rsidRDefault="008D25D1" w:rsidP="008D25D1">
      <w:r w:rsidRPr="00887104">
        <w:t xml:space="preserve">When storing devices, it is critical to put them in the cover and/or packaging correctly to prevent damage to the device, loss of </w:t>
      </w:r>
      <w:r w:rsidR="00980E0F" w:rsidRPr="00887104">
        <w:t>cables o</w:t>
      </w:r>
      <w:r w:rsidRPr="00887104">
        <w:t>r drainage of</w:t>
      </w:r>
      <w:r w:rsidR="00980E0F" w:rsidRPr="00887104">
        <w:t xml:space="preserve"> battery. </w:t>
      </w:r>
    </w:p>
    <w:p w14:paraId="1160D9C1" w14:textId="77777777" w:rsidR="00C8606C" w:rsidRPr="00887104" w:rsidRDefault="00C8606C" w:rsidP="007D6784"/>
    <w:p w14:paraId="4B8E8AC4" w14:textId="77777777" w:rsidR="00914998" w:rsidRPr="00887104" w:rsidRDefault="00175038" w:rsidP="0067087F">
      <w:pPr>
        <w:pStyle w:val="ListParagraph"/>
        <w:numPr>
          <w:ilvl w:val="0"/>
          <w:numId w:val="9"/>
        </w:numPr>
        <w:rPr>
          <w:b/>
        </w:rPr>
      </w:pPr>
      <w:r w:rsidRPr="00887104">
        <w:rPr>
          <w:b/>
        </w:rPr>
        <w:t xml:space="preserve">Always position the mobile devices in order when working with more than one device at a time. </w:t>
      </w:r>
    </w:p>
    <w:p w14:paraId="366E703F" w14:textId="77777777" w:rsidR="00175038" w:rsidRPr="00887104" w:rsidRDefault="004D6944" w:rsidP="00175038">
      <w:r>
        <w:t>Arrange</w:t>
      </w:r>
      <w:r w:rsidRPr="00887104">
        <w:t xml:space="preserve"> </w:t>
      </w:r>
      <w:r w:rsidR="00175038" w:rsidRPr="00887104">
        <w:t xml:space="preserve">the mobile devices in order on the table (from 1 to 20, for example) if working with more than one device at a time. This approach allows you to immediately identify if any device is missing. </w:t>
      </w:r>
    </w:p>
    <w:p w14:paraId="45D50212" w14:textId="77777777" w:rsidR="00436257" w:rsidRPr="00887104" w:rsidRDefault="00436257" w:rsidP="007D6784"/>
    <w:p w14:paraId="17BD3692" w14:textId="77777777" w:rsidR="00175038" w:rsidRPr="00887104" w:rsidRDefault="00175038" w:rsidP="0067087F">
      <w:pPr>
        <w:pStyle w:val="ListParagraph"/>
        <w:numPr>
          <w:ilvl w:val="0"/>
          <w:numId w:val="9"/>
        </w:numPr>
        <w:rPr>
          <w:b/>
        </w:rPr>
      </w:pPr>
      <w:r w:rsidRPr="00887104">
        <w:rPr>
          <w:b/>
        </w:rPr>
        <w:t xml:space="preserve">Before starting the training with mobile devices, ensure that everyone working with the survey signs the contract on UTILIZATION OF MOBILE DEVICES. </w:t>
      </w:r>
    </w:p>
    <w:p w14:paraId="50E34432" w14:textId="77777777" w:rsidR="00B370F3" w:rsidRPr="00887104" w:rsidRDefault="00B370F3" w:rsidP="00B370F3"/>
    <w:p w14:paraId="39BC251B" w14:textId="77777777" w:rsidR="00B370F3" w:rsidRPr="00887104" w:rsidRDefault="00B370F3" w:rsidP="00B370F3">
      <w:r w:rsidRPr="00887104">
        <w:t xml:space="preserve">The contract for UTILIZATION OF MOBILE DEVICES during the survey must be signed by everyone working with the survey starting with the survey technical committee, the survey coordinator and the survey device manager.  Before allowing the trainees and supervisors to use the mobile devices, they must also sign the contract (provided in annex). All persons involved in the survey have to take responsibility to prevent any damage to the mobile devices. </w:t>
      </w:r>
    </w:p>
    <w:p w14:paraId="01E848B7" w14:textId="77777777" w:rsidR="00B370F3" w:rsidRPr="00887104" w:rsidRDefault="00B370F3" w:rsidP="00B370F3"/>
    <w:p w14:paraId="473A4808" w14:textId="77777777" w:rsidR="00B370F3" w:rsidRPr="00887104" w:rsidRDefault="00B370F3" w:rsidP="0067087F">
      <w:pPr>
        <w:numPr>
          <w:ilvl w:val="0"/>
          <w:numId w:val="1"/>
        </w:numPr>
      </w:pPr>
      <w:r w:rsidRPr="00887104">
        <w:t>Everyone using a mobile device must sign contract for issue of device</w:t>
      </w:r>
    </w:p>
    <w:p w14:paraId="21EA338D" w14:textId="77777777" w:rsidR="00B370F3" w:rsidRPr="00887104" w:rsidRDefault="00B370F3" w:rsidP="0067087F">
      <w:pPr>
        <w:numPr>
          <w:ilvl w:val="0"/>
          <w:numId w:val="1"/>
        </w:numPr>
      </w:pPr>
      <w:r w:rsidRPr="00887104">
        <w:t>Data collection teams of three person take joint responsibility to maintain devices in good condition and undamaged.</w:t>
      </w:r>
    </w:p>
    <w:p w14:paraId="30C86E22" w14:textId="77777777" w:rsidR="00B370F3" w:rsidRPr="00887104" w:rsidRDefault="00B370F3" w:rsidP="0067087F">
      <w:pPr>
        <w:numPr>
          <w:ilvl w:val="0"/>
          <w:numId w:val="1"/>
        </w:numPr>
      </w:pPr>
      <w:r w:rsidRPr="00887104">
        <w:t>Supervisors or other persons working outside of teams take full responsibility for the device(s)</w:t>
      </w:r>
    </w:p>
    <w:p w14:paraId="1435D3E3" w14:textId="77777777" w:rsidR="00B370F3" w:rsidRPr="00887104" w:rsidRDefault="00B370F3" w:rsidP="0067087F">
      <w:pPr>
        <w:numPr>
          <w:ilvl w:val="0"/>
          <w:numId w:val="1"/>
        </w:numPr>
      </w:pPr>
      <w:r w:rsidRPr="00887104">
        <w:t>Any device damaged, destroyed, lost or stolen will be replaced by those responsible as recorded on the contract.</w:t>
      </w:r>
    </w:p>
    <w:p w14:paraId="700E7484" w14:textId="77777777" w:rsidR="00B370F3" w:rsidRPr="00887104" w:rsidRDefault="00B370F3" w:rsidP="00B370F3"/>
    <w:p w14:paraId="7598EFF9" w14:textId="77777777" w:rsidR="00B370F3" w:rsidRPr="00887104" w:rsidRDefault="00B370F3" w:rsidP="00B370F3">
      <w:r w:rsidRPr="00887104">
        <w:t xml:space="preserve">As the personnel must be on contract at the beginning of the training, they will lose future earnings (greater than cost of tablet) from the </w:t>
      </w:r>
      <w:r w:rsidR="004D6944">
        <w:t xml:space="preserve">survey </w:t>
      </w:r>
      <w:r w:rsidRPr="00887104">
        <w:t>work</w:t>
      </w:r>
      <w:r w:rsidR="004D6944">
        <w:t>ing period</w:t>
      </w:r>
      <w:r w:rsidRPr="00887104">
        <w:t xml:space="preserve">.  </w:t>
      </w:r>
    </w:p>
    <w:p w14:paraId="073B25C3" w14:textId="77777777" w:rsidR="00B370F3" w:rsidRPr="00887104" w:rsidRDefault="00B370F3" w:rsidP="00B370F3">
      <w:pPr>
        <w:rPr>
          <w:b/>
        </w:rPr>
      </w:pPr>
    </w:p>
    <w:p w14:paraId="03245886" w14:textId="77777777" w:rsidR="00436257" w:rsidRPr="00887104" w:rsidRDefault="00175038" w:rsidP="0067087F">
      <w:pPr>
        <w:pStyle w:val="ListParagraph"/>
        <w:numPr>
          <w:ilvl w:val="0"/>
          <w:numId w:val="9"/>
        </w:numPr>
        <w:rPr>
          <w:b/>
        </w:rPr>
      </w:pPr>
      <w:r w:rsidRPr="00887104">
        <w:rPr>
          <w:b/>
        </w:rPr>
        <w:t>During</w:t>
      </w:r>
      <w:r w:rsidR="00436257" w:rsidRPr="00887104">
        <w:rPr>
          <w:b/>
        </w:rPr>
        <w:t xml:space="preserve"> training</w:t>
      </w:r>
      <w:r w:rsidR="00E66D0C" w:rsidRPr="00887104">
        <w:rPr>
          <w:b/>
        </w:rPr>
        <w:t xml:space="preserve"> and before launch of the survey</w:t>
      </w:r>
      <w:r w:rsidR="00436257" w:rsidRPr="00887104">
        <w:rPr>
          <w:b/>
        </w:rPr>
        <w:t xml:space="preserve">, </w:t>
      </w:r>
      <w:r w:rsidRPr="00887104">
        <w:rPr>
          <w:b/>
        </w:rPr>
        <w:t>always ensure that survey</w:t>
      </w:r>
      <w:r w:rsidR="00436257" w:rsidRPr="00887104">
        <w:rPr>
          <w:b/>
        </w:rPr>
        <w:t xml:space="preserve"> staff sign</w:t>
      </w:r>
      <w:r w:rsidRPr="00887104">
        <w:rPr>
          <w:b/>
        </w:rPr>
        <w:t xml:space="preserve"> in and</w:t>
      </w:r>
      <w:r w:rsidR="00436257" w:rsidRPr="00887104">
        <w:rPr>
          <w:b/>
        </w:rPr>
        <w:t xml:space="preserve"> out with devices</w:t>
      </w:r>
    </w:p>
    <w:p w14:paraId="2464C660" w14:textId="77777777" w:rsidR="00447B49" w:rsidRPr="00887104" w:rsidRDefault="00E66D0C" w:rsidP="007D6784">
      <w:r w:rsidRPr="00887104">
        <w:t xml:space="preserve">If the mobile devices are used during the training and returned to the survey device manager at the end of the training exercise or training day, the devices must be signed out and signed in to prevent theft, loss of cables, plugs, sim cards or other parts. </w:t>
      </w:r>
    </w:p>
    <w:p w14:paraId="491B2579" w14:textId="77777777" w:rsidR="004D3A70" w:rsidRPr="00887104" w:rsidRDefault="004D3A70" w:rsidP="005F4278"/>
    <w:p w14:paraId="31796036" w14:textId="77777777" w:rsidR="00436257" w:rsidRPr="00887104" w:rsidRDefault="00436257">
      <w:pPr>
        <w:spacing w:after="160" w:line="259" w:lineRule="auto"/>
        <w:rPr>
          <w:rFonts w:asciiTheme="majorHAnsi" w:eastAsiaTheme="majorEastAsia" w:hAnsiTheme="majorHAnsi" w:cstheme="majorBidi"/>
          <w:color w:val="2E74B5" w:themeColor="accent1" w:themeShade="BF"/>
          <w:sz w:val="24"/>
          <w:szCs w:val="24"/>
        </w:rPr>
      </w:pPr>
      <w:bookmarkStart w:id="109" w:name="_Toc447879695"/>
    </w:p>
    <w:p w14:paraId="186CB583" w14:textId="77777777" w:rsidR="005F10E5" w:rsidRPr="00887104" w:rsidRDefault="007D6784" w:rsidP="00AD3E8A">
      <w:pPr>
        <w:pStyle w:val="Heading3"/>
      </w:pPr>
      <w:bookmarkStart w:id="110" w:name="_Toc448831071"/>
      <w:r w:rsidRPr="00887104">
        <w:t xml:space="preserve">Device </w:t>
      </w:r>
      <w:r w:rsidR="005F10E5" w:rsidRPr="00887104">
        <w:t>Configuration</w:t>
      </w:r>
      <w:bookmarkEnd w:id="109"/>
      <w:bookmarkEnd w:id="110"/>
    </w:p>
    <w:p w14:paraId="1D7C176B" w14:textId="77777777" w:rsidR="005251DE" w:rsidRPr="00887104" w:rsidRDefault="005251DE" w:rsidP="005251DE"/>
    <w:p w14:paraId="3C9B1985" w14:textId="77777777" w:rsidR="003C72EF" w:rsidRPr="00887104" w:rsidRDefault="003C72EF" w:rsidP="005251DE">
      <w:r w:rsidRPr="00887104">
        <w:t xml:space="preserve">Materials </w:t>
      </w:r>
      <w:r w:rsidR="00BE2BB3" w:rsidRPr="00887104">
        <w:t>needed:</w:t>
      </w:r>
    </w:p>
    <w:p w14:paraId="252EDF41" w14:textId="77777777" w:rsidR="001B2D36" w:rsidRPr="00887104" w:rsidRDefault="001B2D36" w:rsidP="0067087F">
      <w:pPr>
        <w:numPr>
          <w:ilvl w:val="0"/>
          <w:numId w:val="1"/>
        </w:numPr>
      </w:pPr>
      <w:r w:rsidRPr="00887104">
        <w:t>Private and protected workspace</w:t>
      </w:r>
    </w:p>
    <w:p w14:paraId="12379596" w14:textId="77777777" w:rsidR="003C72EF" w:rsidRPr="00887104" w:rsidRDefault="003C72EF" w:rsidP="0067087F">
      <w:pPr>
        <w:numPr>
          <w:ilvl w:val="0"/>
          <w:numId w:val="1"/>
        </w:numPr>
      </w:pPr>
      <w:r w:rsidRPr="00887104">
        <w:t>Mobile devices</w:t>
      </w:r>
    </w:p>
    <w:p w14:paraId="79724E37" w14:textId="77777777" w:rsidR="003C72EF" w:rsidRPr="00887104" w:rsidRDefault="003C72EF" w:rsidP="0067087F">
      <w:pPr>
        <w:numPr>
          <w:ilvl w:val="0"/>
          <w:numId w:val="1"/>
        </w:numPr>
      </w:pPr>
      <w:r w:rsidRPr="00887104">
        <w:t>WIFI</w:t>
      </w:r>
    </w:p>
    <w:p w14:paraId="312F930F" w14:textId="77777777" w:rsidR="003C72EF" w:rsidRPr="00887104" w:rsidRDefault="003C72EF" w:rsidP="0067087F">
      <w:pPr>
        <w:numPr>
          <w:ilvl w:val="0"/>
          <w:numId w:val="1"/>
        </w:numPr>
      </w:pPr>
      <w:r w:rsidRPr="00887104">
        <w:t>SIM Cards</w:t>
      </w:r>
    </w:p>
    <w:p w14:paraId="092982B1" w14:textId="77777777" w:rsidR="003C72EF" w:rsidRPr="00887104" w:rsidRDefault="003C72EF" w:rsidP="0067087F">
      <w:pPr>
        <w:numPr>
          <w:ilvl w:val="0"/>
          <w:numId w:val="1"/>
        </w:numPr>
      </w:pPr>
      <w:r w:rsidRPr="00887104">
        <w:t>Extension cords with multiple plugs</w:t>
      </w:r>
    </w:p>
    <w:p w14:paraId="1887646B" w14:textId="77777777" w:rsidR="00BE2BB3" w:rsidRPr="00887104" w:rsidRDefault="00BE2BB3" w:rsidP="005251DE"/>
    <w:p w14:paraId="1D24257B" w14:textId="77777777" w:rsidR="00604EDF" w:rsidRPr="00887104" w:rsidRDefault="00604EDF" w:rsidP="00604EDF">
      <w:pPr>
        <w:pStyle w:val="Heading4"/>
        <w:rPr>
          <w:rFonts w:eastAsia="Times New Roman"/>
          <w:lang w:eastAsia="en-GB"/>
        </w:rPr>
      </w:pPr>
      <w:bookmarkStart w:id="111" w:name="_Toc448831072"/>
      <w:bookmarkStart w:id="112" w:name="_Toc447879696"/>
      <w:r w:rsidRPr="00887104">
        <w:rPr>
          <w:rFonts w:eastAsia="Times New Roman"/>
          <w:lang w:eastAsia="en-GB"/>
        </w:rPr>
        <w:t>Preparation of devices</w:t>
      </w:r>
      <w:bookmarkEnd w:id="111"/>
      <w:r w:rsidRPr="00887104">
        <w:rPr>
          <w:rFonts w:eastAsia="Times New Roman"/>
          <w:lang w:eastAsia="en-GB"/>
        </w:rPr>
        <w:t xml:space="preserve"> </w:t>
      </w:r>
      <w:bookmarkEnd w:id="112"/>
    </w:p>
    <w:p w14:paraId="0EBE938A" w14:textId="77777777" w:rsidR="006E1B6F" w:rsidRPr="00887104" w:rsidRDefault="00174446" w:rsidP="005251DE">
      <w:r w:rsidRPr="00887104">
        <w:t>For the i</w:t>
      </w:r>
      <w:r w:rsidR="006E1B6F" w:rsidRPr="00887104">
        <w:t>nitial</w:t>
      </w:r>
      <w:r w:rsidR="00E511F0" w:rsidRPr="00887104">
        <w:t xml:space="preserve"> preparation and</w:t>
      </w:r>
      <w:r w:rsidR="006E1B6F" w:rsidRPr="00887104">
        <w:t xml:space="preserve"> activation of mobile devices</w:t>
      </w:r>
    </w:p>
    <w:p w14:paraId="402EBCEC" w14:textId="77777777" w:rsidR="006E1B6F" w:rsidRPr="00887104" w:rsidRDefault="00DE35E1" w:rsidP="0067087F">
      <w:pPr>
        <w:pStyle w:val="ListParagraph"/>
        <w:numPr>
          <w:ilvl w:val="0"/>
          <w:numId w:val="10"/>
        </w:numPr>
      </w:pPr>
      <w:r>
        <w:t>Arrange</w:t>
      </w:r>
      <w:r w:rsidR="006E1B6F" w:rsidRPr="00887104">
        <w:t xml:space="preserve"> all numbered devices in order</w:t>
      </w:r>
      <w:r w:rsidR="00B81A7D">
        <w:t xml:space="preserve"> (from 1 to highest number)</w:t>
      </w:r>
      <w:r w:rsidR="006E1B6F" w:rsidRPr="00887104">
        <w:t xml:space="preserve"> on tables/work space</w:t>
      </w:r>
    </w:p>
    <w:p w14:paraId="5C126E84" w14:textId="77777777" w:rsidR="006E1B6F" w:rsidRPr="00887104" w:rsidRDefault="006E1B6F" w:rsidP="0067087F">
      <w:pPr>
        <w:pStyle w:val="ListParagraph"/>
        <w:numPr>
          <w:ilvl w:val="0"/>
          <w:numId w:val="10"/>
        </w:numPr>
      </w:pPr>
      <w:r w:rsidRPr="00887104">
        <w:t>Plug in all mobile devices</w:t>
      </w:r>
      <w:r w:rsidR="00AD1F05">
        <w:t xml:space="preserve"> to extension cords</w:t>
      </w:r>
      <w:r w:rsidRPr="00887104">
        <w:t xml:space="preserve"> to charge batteries to 100%</w:t>
      </w:r>
    </w:p>
    <w:p w14:paraId="4A26B46A" w14:textId="77777777" w:rsidR="00D60595" w:rsidRPr="00887104" w:rsidRDefault="00D60595" w:rsidP="0067087F">
      <w:pPr>
        <w:pStyle w:val="ListParagraph"/>
        <w:numPr>
          <w:ilvl w:val="0"/>
          <w:numId w:val="10"/>
        </w:numPr>
      </w:pPr>
      <w:r w:rsidRPr="00887104">
        <w:t>Turn on WIFI and enter WIFI password and verify that WIFI connection is working</w:t>
      </w:r>
    </w:p>
    <w:p w14:paraId="49E42704" w14:textId="77777777" w:rsidR="00D60595" w:rsidRPr="00887104" w:rsidRDefault="00D60595" w:rsidP="0067087F">
      <w:pPr>
        <w:pStyle w:val="ListParagraph"/>
        <w:numPr>
          <w:ilvl w:val="0"/>
          <w:numId w:val="10"/>
        </w:numPr>
      </w:pPr>
      <w:r w:rsidRPr="00887104">
        <w:t>Allow mobile device to update the operating system and software as needed</w:t>
      </w:r>
    </w:p>
    <w:p w14:paraId="50B99C7E" w14:textId="77777777" w:rsidR="006E1B6F" w:rsidRPr="00887104" w:rsidRDefault="006E1B6F" w:rsidP="0067087F">
      <w:pPr>
        <w:pStyle w:val="ListParagraph"/>
        <w:numPr>
          <w:ilvl w:val="0"/>
          <w:numId w:val="10"/>
        </w:numPr>
      </w:pPr>
      <w:r w:rsidRPr="00887104">
        <w:t>Insert SIM cards and verify that mobile data plans are functioning</w:t>
      </w:r>
    </w:p>
    <w:p w14:paraId="7BB57805" w14:textId="77777777" w:rsidR="00F8410C" w:rsidRPr="00887104" w:rsidRDefault="00F8410C" w:rsidP="00174446">
      <w:pPr>
        <w:pStyle w:val="Heading5"/>
      </w:pPr>
    </w:p>
    <w:p w14:paraId="7BCA4762" w14:textId="77777777" w:rsidR="00B35078" w:rsidRPr="00887104" w:rsidRDefault="00B35078" w:rsidP="00174446">
      <w:pPr>
        <w:pStyle w:val="Heading5"/>
      </w:pPr>
      <w:bookmarkStart w:id="113" w:name="_Toc448831073"/>
      <w:r w:rsidRPr="00887104">
        <w:t>Basic configuration of mobile device</w:t>
      </w:r>
      <w:r w:rsidR="00174446" w:rsidRPr="00887104">
        <w:t>s</w:t>
      </w:r>
      <w:bookmarkEnd w:id="113"/>
    </w:p>
    <w:p w14:paraId="1A216647" w14:textId="77777777" w:rsidR="00A02ABB" w:rsidRDefault="008836A5" w:rsidP="0067087F">
      <w:pPr>
        <w:pStyle w:val="ListParagraph"/>
        <w:numPr>
          <w:ilvl w:val="0"/>
          <w:numId w:val="11"/>
        </w:numPr>
      </w:pPr>
      <w:r w:rsidRPr="00887104">
        <w:t>Set the correct date and</w:t>
      </w:r>
      <w:r w:rsidR="00F523F0">
        <w:t xml:space="preserve"> 24 hour</w:t>
      </w:r>
      <w:r w:rsidRPr="00887104">
        <w:t xml:space="preserve"> time</w:t>
      </w:r>
      <w:r w:rsidR="003D0696">
        <w:t xml:space="preserve">. </w:t>
      </w:r>
      <w:r w:rsidR="00A02ABB">
        <w:t>Always use the DD/MM/YYYY format</w:t>
      </w:r>
    </w:p>
    <w:p w14:paraId="0E5D6605" w14:textId="77777777" w:rsidR="00414A2F" w:rsidRPr="00887104" w:rsidRDefault="00414A2F" w:rsidP="0067087F">
      <w:pPr>
        <w:pStyle w:val="ListParagraph"/>
        <w:numPr>
          <w:ilvl w:val="0"/>
          <w:numId w:val="11"/>
        </w:numPr>
      </w:pPr>
      <w:r w:rsidRPr="00887104">
        <w:rPr>
          <w:lang w:eastAsia="en-GB"/>
        </w:rPr>
        <w:t>Remove all</w:t>
      </w:r>
      <w:r>
        <w:rPr>
          <w:lang w:eastAsia="en-GB"/>
        </w:rPr>
        <w:t xml:space="preserve"> non-relevant icons and widgets from the desktop</w:t>
      </w:r>
    </w:p>
    <w:p w14:paraId="301F9872" w14:textId="77777777" w:rsidR="003D0696" w:rsidRDefault="003D0696" w:rsidP="0067087F">
      <w:pPr>
        <w:pStyle w:val="ListParagraph"/>
        <w:numPr>
          <w:ilvl w:val="0"/>
          <w:numId w:val="11"/>
        </w:numPr>
      </w:pPr>
      <w:r>
        <w:t xml:space="preserve">Set Bluetooth to off. </w:t>
      </w:r>
    </w:p>
    <w:p w14:paraId="472823F5" w14:textId="77777777" w:rsidR="00BB7E42" w:rsidRDefault="00BB7E42" w:rsidP="0067087F">
      <w:pPr>
        <w:pStyle w:val="ListParagraph"/>
        <w:numPr>
          <w:ilvl w:val="0"/>
          <w:numId w:val="11"/>
        </w:numPr>
      </w:pPr>
      <w:r>
        <w:t xml:space="preserve">Turn off all vibrate options.  Set Vibrate on screen tab to off. </w:t>
      </w:r>
    </w:p>
    <w:p w14:paraId="69F83FF9" w14:textId="77777777" w:rsidR="003A2295" w:rsidRDefault="003A2295" w:rsidP="0067087F">
      <w:pPr>
        <w:pStyle w:val="ListParagraph"/>
        <w:numPr>
          <w:ilvl w:val="0"/>
          <w:numId w:val="11"/>
        </w:numPr>
        <w:rPr>
          <w:lang w:eastAsia="en-GB"/>
        </w:rPr>
      </w:pPr>
      <w:r w:rsidRPr="00887104">
        <w:rPr>
          <w:lang w:eastAsia="en-GB"/>
        </w:rPr>
        <w:t>Set screen time-out to be long for training</w:t>
      </w:r>
      <w:r w:rsidR="00BA3C74">
        <w:rPr>
          <w:lang w:eastAsia="en-GB"/>
        </w:rPr>
        <w:t xml:space="preserve"> (5 minutes)</w:t>
      </w:r>
    </w:p>
    <w:p w14:paraId="73BB28B8" w14:textId="77777777" w:rsidR="00BA3C74" w:rsidRPr="00887104" w:rsidRDefault="00BA3C74" w:rsidP="0067087F">
      <w:pPr>
        <w:pStyle w:val="ListParagraph"/>
        <w:numPr>
          <w:ilvl w:val="0"/>
          <w:numId w:val="11"/>
        </w:numPr>
        <w:rPr>
          <w:lang w:eastAsia="en-GB"/>
        </w:rPr>
      </w:pPr>
      <w:r>
        <w:rPr>
          <w:lang w:eastAsia="en-GB"/>
        </w:rPr>
        <w:t>Check the box for Auto adjust screen power – to protect battery life during training and data collection</w:t>
      </w:r>
    </w:p>
    <w:p w14:paraId="6E15FEF2" w14:textId="77777777" w:rsidR="003A2295" w:rsidRDefault="00A3608E" w:rsidP="0067087F">
      <w:pPr>
        <w:pStyle w:val="ListParagraph"/>
        <w:numPr>
          <w:ilvl w:val="0"/>
          <w:numId w:val="11"/>
        </w:numPr>
      </w:pPr>
      <w:r>
        <w:t xml:space="preserve">In Location Services, check the box for Use GPS satellites to identify location accurate to street level. </w:t>
      </w:r>
    </w:p>
    <w:p w14:paraId="5CE27D87" w14:textId="77777777" w:rsidR="00F523F0" w:rsidRPr="00887104" w:rsidRDefault="00F523F0" w:rsidP="0067087F">
      <w:pPr>
        <w:pStyle w:val="ListParagraph"/>
        <w:numPr>
          <w:ilvl w:val="0"/>
          <w:numId w:val="11"/>
        </w:numPr>
        <w:rPr>
          <w:lang w:eastAsia="en-GB"/>
        </w:rPr>
      </w:pPr>
      <w:r w:rsidRPr="00887104">
        <w:rPr>
          <w:lang w:eastAsia="en-GB"/>
        </w:rPr>
        <w:t xml:space="preserve">Set Language to the native language of the </w:t>
      </w:r>
      <w:r>
        <w:rPr>
          <w:lang w:eastAsia="en-GB"/>
        </w:rPr>
        <w:t>data collectors</w:t>
      </w:r>
    </w:p>
    <w:p w14:paraId="77F6885E" w14:textId="77777777" w:rsidR="008836A5" w:rsidRPr="00887104" w:rsidRDefault="00A13F07" w:rsidP="0067087F">
      <w:pPr>
        <w:pStyle w:val="ListParagraph"/>
        <w:numPr>
          <w:ilvl w:val="0"/>
          <w:numId w:val="11"/>
        </w:numPr>
      </w:pPr>
      <w:r>
        <w:t xml:space="preserve">Click on </w:t>
      </w:r>
      <w:r w:rsidR="001C38FB" w:rsidRPr="00887104">
        <w:t>Google Play</w:t>
      </w:r>
      <w:r>
        <w:t>. Swipe from left to right on the Google Play page to access settings. Under General, set A</w:t>
      </w:r>
      <w:r w:rsidR="001C38FB" w:rsidRPr="00887104">
        <w:t>uto update</w:t>
      </w:r>
      <w:r>
        <w:t xml:space="preserve"> apps</w:t>
      </w:r>
      <w:r w:rsidR="001C38FB" w:rsidRPr="00887104">
        <w:t xml:space="preserve"> over </w:t>
      </w:r>
      <w:r>
        <w:t>WiFi</w:t>
      </w:r>
      <w:r w:rsidR="001C38FB" w:rsidRPr="00887104">
        <w:t xml:space="preserve"> only</w:t>
      </w:r>
      <w:r>
        <w:t>.</w:t>
      </w:r>
    </w:p>
    <w:p w14:paraId="47DA86AB" w14:textId="77777777" w:rsidR="008836A5" w:rsidRPr="00887104" w:rsidRDefault="008836A5" w:rsidP="0067087F">
      <w:pPr>
        <w:pStyle w:val="ListParagraph"/>
        <w:numPr>
          <w:ilvl w:val="0"/>
          <w:numId w:val="11"/>
        </w:numPr>
        <w:rPr>
          <w:lang w:eastAsia="en-GB"/>
        </w:rPr>
      </w:pPr>
      <w:r w:rsidRPr="00887104">
        <w:rPr>
          <w:lang w:eastAsia="en-GB"/>
        </w:rPr>
        <w:lastRenderedPageBreak/>
        <w:t xml:space="preserve">Set the keyboard to be Touch Input and change the settings to remove all </w:t>
      </w:r>
      <w:r w:rsidR="00414A2F" w:rsidRPr="00887104">
        <w:rPr>
          <w:lang w:eastAsia="en-GB"/>
        </w:rPr>
        <w:t>spell checking</w:t>
      </w:r>
      <w:r w:rsidR="00414A2F">
        <w:rPr>
          <w:lang w:eastAsia="en-GB"/>
        </w:rPr>
        <w:t xml:space="preserve"> and suggested works.  Test the c</w:t>
      </w:r>
      <w:r w:rsidR="009B4A3A" w:rsidRPr="00887104">
        <w:rPr>
          <w:lang w:eastAsia="en-GB"/>
        </w:rPr>
        <w:t>alibrat</w:t>
      </w:r>
      <w:r w:rsidR="00414A2F">
        <w:rPr>
          <w:lang w:eastAsia="en-GB"/>
        </w:rPr>
        <w:t>ion of</w:t>
      </w:r>
      <w:r w:rsidR="009B4A3A" w:rsidRPr="00887104">
        <w:rPr>
          <w:lang w:eastAsia="en-GB"/>
        </w:rPr>
        <w:t xml:space="preserve"> the keyboard</w:t>
      </w:r>
      <w:r w:rsidR="00BB0B80">
        <w:rPr>
          <w:lang w:eastAsia="en-GB"/>
        </w:rPr>
        <w:t xml:space="preserve">. </w:t>
      </w:r>
    </w:p>
    <w:p w14:paraId="256D262A" w14:textId="77777777" w:rsidR="0099773F" w:rsidRPr="00887104" w:rsidRDefault="00F27B6F" w:rsidP="0067087F">
      <w:pPr>
        <w:pStyle w:val="ListParagraph"/>
        <w:numPr>
          <w:ilvl w:val="0"/>
          <w:numId w:val="11"/>
        </w:numPr>
        <w:rPr>
          <w:lang w:eastAsia="en-GB"/>
        </w:rPr>
      </w:pPr>
      <w:r>
        <w:rPr>
          <w:lang w:eastAsia="en-GB"/>
        </w:rPr>
        <w:t xml:space="preserve">Calibrate the GPS. </w:t>
      </w:r>
      <w:r w:rsidR="00F56082">
        <w:rPr>
          <w:lang w:eastAsia="en-GB"/>
        </w:rPr>
        <w:t xml:space="preserve">Click on maps with GPS on and with an unobstructed view of the sky. </w:t>
      </w:r>
      <w:r w:rsidR="0099773F" w:rsidRPr="00887104">
        <w:rPr>
          <w:lang w:eastAsia="en-GB"/>
        </w:rPr>
        <w:t xml:space="preserve">The first time you use GPS in a </w:t>
      </w:r>
      <w:r w:rsidR="00F56082">
        <w:rPr>
          <w:lang w:eastAsia="en-GB"/>
        </w:rPr>
        <w:t>new</w:t>
      </w:r>
      <w:r w:rsidR="0099773F" w:rsidRPr="00887104">
        <w:rPr>
          <w:lang w:eastAsia="en-GB"/>
        </w:rPr>
        <w:t xml:space="preserve"> place, it can take 20 minutes to load</w:t>
      </w:r>
      <w:r w:rsidR="00F56082">
        <w:rPr>
          <w:lang w:eastAsia="en-GB"/>
        </w:rPr>
        <w:t xml:space="preserve"> the location</w:t>
      </w:r>
      <w:r w:rsidR="0099773F" w:rsidRPr="00887104">
        <w:rPr>
          <w:lang w:eastAsia="en-GB"/>
        </w:rPr>
        <w:t xml:space="preserve">. Don't make the </w:t>
      </w:r>
      <w:r w:rsidR="00F56082">
        <w:rPr>
          <w:lang w:eastAsia="en-GB"/>
        </w:rPr>
        <w:t>trainees do the calibration as it wastes valuable training time. After the first GPS reading is made, the next GPS reading</w:t>
      </w:r>
      <w:r w:rsidR="0099773F" w:rsidRPr="00887104">
        <w:rPr>
          <w:lang w:eastAsia="en-GB"/>
        </w:rPr>
        <w:t xml:space="preserve"> in the same </w:t>
      </w:r>
      <w:r w:rsidR="00F56082">
        <w:rPr>
          <w:lang w:eastAsia="en-GB"/>
        </w:rPr>
        <w:t>location</w:t>
      </w:r>
      <w:r w:rsidR="0099773F" w:rsidRPr="00887104">
        <w:rPr>
          <w:lang w:eastAsia="en-GB"/>
        </w:rPr>
        <w:t xml:space="preserve"> will be faster.</w:t>
      </w:r>
    </w:p>
    <w:p w14:paraId="675DDD24" w14:textId="77777777" w:rsidR="008836A5" w:rsidRPr="00887104" w:rsidRDefault="008836A5" w:rsidP="0099773F">
      <w:pPr>
        <w:pStyle w:val="ListParagraph"/>
        <w:rPr>
          <w:lang w:eastAsia="en-GB"/>
        </w:rPr>
      </w:pPr>
    </w:p>
    <w:p w14:paraId="16F99DA6" w14:textId="77777777" w:rsidR="00E90EEB" w:rsidRPr="00887104" w:rsidRDefault="00E20813" w:rsidP="00174446">
      <w:pPr>
        <w:pStyle w:val="Heading5"/>
        <w:rPr>
          <w:lang w:eastAsia="en-GB"/>
        </w:rPr>
      </w:pPr>
      <w:r>
        <w:rPr>
          <w:lang w:eastAsia="en-GB"/>
        </w:rPr>
        <w:t xml:space="preserve"> </w:t>
      </w:r>
      <w:bookmarkStart w:id="114" w:name="_Toc448831074"/>
      <w:r w:rsidR="00B35078" w:rsidRPr="00887104">
        <w:rPr>
          <w:lang w:eastAsia="en-GB"/>
        </w:rPr>
        <w:t>Configuration of</w:t>
      </w:r>
      <w:r w:rsidR="00E90EEB" w:rsidRPr="00887104">
        <w:rPr>
          <w:lang w:eastAsia="en-GB"/>
        </w:rPr>
        <w:t xml:space="preserve"> ODK </w:t>
      </w:r>
      <w:r w:rsidR="00B35078" w:rsidRPr="00887104">
        <w:rPr>
          <w:lang w:eastAsia="en-GB"/>
        </w:rPr>
        <w:t>Collect</w:t>
      </w:r>
      <w:bookmarkEnd w:id="114"/>
    </w:p>
    <w:p w14:paraId="0121AE8B" w14:textId="77777777" w:rsidR="00815BFB" w:rsidRPr="00887104" w:rsidRDefault="00815BFB" w:rsidP="0067087F">
      <w:pPr>
        <w:pStyle w:val="ListParagraph"/>
        <w:numPr>
          <w:ilvl w:val="0"/>
          <w:numId w:val="13"/>
        </w:numPr>
        <w:rPr>
          <w:lang w:eastAsia="en-GB"/>
        </w:rPr>
      </w:pPr>
      <w:r w:rsidRPr="00887104">
        <w:rPr>
          <w:lang w:eastAsia="en-GB"/>
        </w:rPr>
        <w:t xml:space="preserve">Uninstall any old versions of ODK COLLECT if </w:t>
      </w:r>
      <w:r w:rsidR="00974164">
        <w:rPr>
          <w:lang w:eastAsia="en-GB"/>
        </w:rPr>
        <w:t xml:space="preserve">the mobile </w:t>
      </w:r>
      <w:r w:rsidRPr="00887104">
        <w:rPr>
          <w:lang w:eastAsia="en-GB"/>
        </w:rPr>
        <w:t xml:space="preserve">devices have been used previously. </w:t>
      </w:r>
    </w:p>
    <w:p w14:paraId="0431B7AF" w14:textId="77777777" w:rsidR="00174446" w:rsidRPr="00887104" w:rsidRDefault="00174446" w:rsidP="0067087F">
      <w:pPr>
        <w:pStyle w:val="ListParagraph"/>
        <w:numPr>
          <w:ilvl w:val="0"/>
          <w:numId w:val="13"/>
        </w:numPr>
      </w:pPr>
      <w:r w:rsidRPr="00887104">
        <w:t>Download ODK</w:t>
      </w:r>
      <w:r w:rsidR="00ED7EE6" w:rsidRPr="00887104">
        <w:t xml:space="preserve"> COLLECT</w:t>
      </w:r>
      <w:r w:rsidR="00707867">
        <w:t xml:space="preserve"> version 1.4.7 or higher</w:t>
      </w:r>
      <w:r w:rsidRPr="00887104">
        <w:t xml:space="preserve"> onto all mobile devices.  </w:t>
      </w:r>
      <w:r w:rsidR="000F7A8F" w:rsidRPr="00887104">
        <w:t>Go to apps, f</w:t>
      </w:r>
      <w:r w:rsidRPr="00887104">
        <w:t xml:space="preserve">ind the Play Store, and double click to open the application. Enter ODK </w:t>
      </w:r>
      <w:r w:rsidR="00ED7EE6" w:rsidRPr="00887104">
        <w:t xml:space="preserve">COLLECT </w:t>
      </w:r>
      <w:r w:rsidRPr="00887104">
        <w:t xml:space="preserve">in the search window to find the ODK </w:t>
      </w:r>
      <w:r w:rsidR="00ED7EE6" w:rsidRPr="00887104">
        <w:t xml:space="preserve">COLLECT </w:t>
      </w:r>
      <w:r w:rsidRPr="00887104">
        <w:t xml:space="preserve">download page. Click on Install. </w:t>
      </w:r>
    </w:p>
    <w:p w14:paraId="026055FF" w14:textId="77777777" w:rsidR="006A53AA" w:rsidRDefault="001C38FB" w:rsidP="0067087F">
      <w:pPr>
        <w:pStyle w:val="ListParagraph"/>
        <w:numPr>
          <w:ilvl w:val="0"/>
          <w:numId w:val="13"/>
        </w:numPr>
        <w:rPr>
          <w:lang w:eastAsia="en-GB"/>
        </w:rPr>
      </w:pPr>
      <w:r w:rsidRPr="00887104">
        <w:rPr>
          <w:lang w:eastAsia="en-GB"/>
        </w:rPr>
        <w:t>Place the icon on the desktop</w:t>
      </w:r>
      <w:r w:rsidR="00974164">
        <w:rPr>
          <w:lang w:eastAsia="en-GB"/>
        </w:rPr>
        <w:t>.</w:t>
      </w:r>
    </w:p>
    <w:p w14:paraId="44CFD70F" w14:textId="77777777" w:rsidR="00B44AC2" w:rsidRDefault="00B44AC2" w:rsidP="00B44AC2">
      <w:pPr>
        <w:pStyle w:val="ListParagraph"/>
        <w:rPr>
          <w:lang w:eastAsia="en-GB"/>
        </w:rPr>
      </w:pPr>
    </w:p>
    <w:p w14:paraId="747A3696" w14:textId="77777777" w:rsidR="00B44AC2" w:rsidRDefault="00B44AC2" w:rsidP="00B44AC2">
      <w:pPr>
        <w:rPr>
          <w:lang w:eastAsia="en-GB"/>
        </w:rPr>
      </w:pPr>
      <w:r w:rsidRPr="006452D6">
        <w:rPr>
          <w:i/>
        </w:rPr>
        <w:t>General Settings</w:t>
      </w:r>
    </w:p>
    <w:p w14:paraId="0F8D1999" w14:textId="77777777" w:rsidR="00D0317E" w:rsidRDefault="004E76C1" w:rsidP="0067087F">
      <w:pPr>
        <w:pStyle w:val="ListParagraph"/>
        <w:numPr>
          <w:ilvl w:val="0"/>
          <w:numId w:val="13"/>
        </w:numPr>
        <w:rPr>
          <w:lang w:eastAsia="en-GB"/>
        </w:rPr>
      </w:pPr>
      <w:r>
        <w:rPr>
          <w:lang w:eastAsia="en-GB"/>
        </w:rPr>
        <w:t xml:space="preserve">To link the mobile device with your KoBo Toolbox account, </w:t>
      </w:r>
      <w:r w:rsidR="00D901F4">
        <w:rPr>
          <w:lang w:eastAsia="en-GB"/>
        </w:rPr>
        <w:t xml:space="preserve">click the three dots on the top right of the ODK Collect &gt; Main Menu page, </w:t>
      </w:r>
      <w:r>
        <w:rPr>
          <w:lang w:eastAsia="en-GB"/>
        </w:rPr>
        <w:t xml:space="preserve">click </w:t>
      </w:r>
      <w:r w:rsidR="00876A16" w:rsidRPr="006452D6">
        <w:rPr>
          <w:i/>
        </w:rPr>
        <w:t>General S</w:t>
      </w:r>
      <w:r w:rsidR="00762E91" w:rsidRPr="006452D6">
        <w:rPr>
          <w:i/>
        </w:rPr>
        <w:t>ettings</w:t>
      </w:r>
      <w:r w:rsidRPr="006452D6">
        <w:rPr>
          <w:i/>
        </w:rPr>
        <w:t xml:space="preserve">, </w:t>
      </w:r>
      <w:r w:rsidRPr="004E76C1">
        <w:t>t</w:t>
      </w:r>
      <w:r w:rsidR="00D901F4">
        <w:t>hen under the heading</w:t>
      </w:r>
      <w:r w:rsidRPr="006452D6">
        <w:rPr>
          <w:i/>
        </w:rPr>
        <w:t xml:space="preserve"> </w:t>
      </w:r>
      <w:r w:rsidRPr="004E76C1">
        <w:t>Server Settings</w:t>
      </w:r>
      <w:r w:rsidRPr="006452D6">
        <w:rPr>
          <w:i/>
        </w:rPr>
        <w:t>,</w:t>
      </w:r>
      <w:r>
        <w:t xml:space="preserve"> click </w:t>
      </w:r>
      <w:r w:rsidRPr="006452D6">
        <w:rPr>
          <w:i/>
        </w:rPr>
        <w:t>Configure platform s</w:t>
      </w:r>
      <w:r w:rsidR="00876A16" w:rsidRPr="006452D6">
        <w:rPr>
          <w:i/>
        </w:rPr>
        <w:t>ettings</w:t>
      </w:r>
      <w:r w:rsidR="006452D6" w:rsidRPr="006452D6">
        <w:rPr>
          <w:i/>
        </w:rPr>
        <w:t xml:space="preserve">. </w:t>
      </w:r>
      <w:r w:rsidR="006452D6">
        <w:t xml:space="preserve">This will take you to the </w:t>
      </w:r>
      <w:r w:rsidR="006452D6">
        <w:rPr>
          <w:lang w:eastAsia="en-GB"/>
        </w:rPr>
        <w:t xml:space="preserve">ODK Aggregate Settings page. </w:t>
      </w:r>
    </w:p>
    <w:p w14:paraId="331BB4DC" w14:textId="77777777" w:rsidR="00D0317E" w:rsidRDefault="006452D6" w:rsidP="0067087F">
      <w:pPr>
        <w:pStyle w:val="ListParagraph"/>
        <w:numPr>
          <w:ilvl w:val="0"/>
          <w:numId w:val="13"/>
        </w:numPr>
        <w:rPr>
          <w:lang w:eastAsia="en-GB"/>
        </w:rPr>
      </w:pPr>
      <w:r>
        <w:rPr>
          <w:lang w:eastAsia="en-GB"/>
        </w:rPr>
        <w:t xml:space="preserve">Click on </w:t>
      </w:r>
      <w:r w:rsidRPr="006452D6">
        <w:rPr>
          <w:i/>
          <w:lang w:eastAsia="en-GB"/>
        </w:rPr>
        <w:t>URL</w:t>
      </w:r>
      <w:r>
        <w:rPr>
          <w:lang w:eastAsia="en-GB"/>
        </w:rPr>
        <w:t xml:space="preserve"> and enter -   </w:t>
      </w:r>
      <w:hyperlink r:id="rId18" w:history="1">
        <w:r w:rsidRPr="00D42F79">
          <w:rPr>
            <w:rStyle w:val="Hyperlink"/>
            <w:lang w:eastAsia="en-GB"/>
          </w:rPr>
          <w:t>https://kc.humanitarianresponse.info</w:t>
        </w:r>
      </w:hyperlink>
    </w:p>
    <w:p w14:paraId="48F63131" w14:textId="77777777" w:rsidR="006452D6" w:rsidRDefault="006452D6" w:rsidP="0067087F">
      <w:pPr>
        <w:pStyle w:val="ListParagraph"/>
        <w:numPr>
          <w:ilvl w:val="0"/>
          <w:numId w:val="13"/>
        </w:numPr>
        <w:rPr>
          <w:lang w:eastAsia="en-GB"/>
        </w:rPr>
      </w:pPr>
      <w:r>
        <w:rPr>
          <w:lang w:eastAsia="en-GB"/>
        </w:rPr>
        <w:t xml:space="preserve">Click on </w:t>
      </w:r>
      <w:r w:rsidRPr="006452D6">
        <w:rPr>
          <w:i/>
          <w:lang w:eastAsia="en-GB"/>
        </w:rPr>
        <w:t>Username</w:t>
      </w:r>
      <w:r>
        <w:rPr>
          <w:lang w:eastAsia="en-GB"/>
        </w:rPr>
        <w:t xml:space="preserve"> and </w:t>
      </w:r>
      <w:r w:rsidR="00AA1B65">
        <w:rPr>
          <w:lang w:eastAsia="en-GB"/>
        </w:rPr>
        <w:t xml:space="preserve">- </w:t>
      </w:r>
      <w:r>
        <w:rPr>
          <w:lang w:eastAsia="en-GB"/>
        </w:rPr>
        <w:t xml:space="preserve"> enter your account name</w:t>
      </w:r>
    </w:p>
    <w:p w14:paraId="27C9F367" w14:textId="77777777" w:rsidR="006452D6" w:rsidRDefault="006452D6" w:rsidP="0067087F">
      <w:pPr>
        <w:pStyle w:val="ListParagraph"/>
        <w:numPr>
          <w:ilvl w:val="0"/>
          <w:numId w:val="13"/>
        </w:numPr>
        <w:rPr>
          <w:lang w:eastAsia="en-GB"/>
        </w:rPr>
      </w:pPr>
      <w:r>
        <w:rPr>
          <w:lang w:eastAsia="en-GB"/>
        </w:rPr>
        <w:t xml:space="preserve">Click on </w:t>
      </w:r>
      <w:r w:rsidRPr="006452D6">
        <w:rPr>
          <w:i/>
          <w:lang w:eastAsia="en-GB"/>
        </w:rPr>
        <w:t>Password</w:t>
      </w:r>
      <w:r>
        <w:rPr>
          <w:lang w:eastAsia="en-GB"/>
        </w:rPr>
        <w:t xml:space="preserve"> and </w:t>
      </w:r>
      <w:r w:rsidR="00AA1B65">
        <w:rPr>
          <w:lang w:eastAsia="en-GB"/>
        </w:rPr>
        <w:t xml:space="preserve">- </w:t>
      </w:r>
      <w:r w:rsidR="002B5AE1">
        <w:rPr>
          <w:lang w:eastAsia="en-GB"/>
        </w:rPr>
        <w:t xml:space="preserve"> </w:t>
      </w:r>
      <w:r>
        <w:rPr>
          <w:lang w:eastAsia="en-GB"/>
        </w:rPr>
        <w:t xml:space="preserve"> enter your password</w:t>
      </w:r>
    </w:p>
    <w:p w14:paraId="098B7EA7" w14:textId="77777777" w:rsidR="00097C33" w:rsidRDefault="00097C33" w:rsidP="00331EAB">
      <w:pPr>
        <w:rPr>
          <w:lang w:eastAsia="en-GB"/>
        </w:rPr>
      </w:pPr>
    </w:p>
    <w:p w14:paraId="4786840A" w14:textId="77777777" w:rsidR="00173429" w:rsidRPr="00F665AA" w:rsidRDefault="00173429" w:rsidP="00CA653D">
      <w:pPr>
        <w:rPr>
          <w:b/>
          <w:lang w:eastAsia="en-GB"/>
        </w:rPr>
      </w:pPr>
      <w:r>
        <w:rPr>
          <w:lang w:eastAsia="en-GB"/>
        </w:rPr>
        <w:t xml:space="preserve">Under the </w:t>
      </w:r>
      <w:r w:rsidR="00F665AA">
        <w:rPr>
          <w:lang w:eastAsia="en-GB"/>
        </w:rPr>
        <w:t xml:space="preserve">heading </w:t>
      </w:r>
      <w:r w:rsidRPr="00F665AA">
        <w:rPr>
          <w:b/>
          <w:lang w:eastAsia="en-GB"/>
        </w:rPr>
        <w:t xml:space="preserve">Auto Send </w:t>
      </w:r>
    </w:p>
    <w:p w14:paraId="0E845664" w14:textId="77777777" w:rsidR="00CA653D" w:rsidRDefault="00CA653D" w:rsidP="0067087F">
      <w:pPr>
        <w:pStyle w:val="ListParagraph"/>
        <w:numPr>
          <w:ilvl w:val="0"/>
          <w:numId w:val="13"/>
        </w:numPr>
        <w:rPr>
          <w:lang w:eastAsia="en-GB"/>
        </w:rPr>
      </w:pPr>
      <w:r>
        <w:rPr>
          <w:lang w:eastAsia="en-GB"/>
        </w:rPr>
        <w:t xml:space="preserve">Check box for </w:t>
      </w:r>
      <w:r w:rsidRPr="00CA653D">
        <w:rPr>
          <w:i/>
          <w:lang w:eastAsia="en-GB"/>
        </w:rPr>
        <w:t>Auto send with WIFI</w:t>
      </w:r>
    </w:p>
    <w:p w14:paraId="05F2FD3E" w14:textId="77777777" w:rsidR="00D901F4" w:rsidRPr="00331EAB" w:rsidRDefault="00331EAB" w:rsidP="0067087F">
      <w:pPr>
        <w:pStyle w:val="ListParagraph"/>
        <w:numPr>
          <w:ilvl w:val="0"/>
          <w:numId w:val="13"/>
        </w:numPr>
        <w:rPr>
          <w:lang w:eastAsia="en-GB"/>
        </w:rPr>
      </w:pPr>
      <w:r>
        <w:rPr>
          <w:lang w:eastAsia="en-GB"/>
        </w:rPr>
        <w:t xml:space="preserve">Check box for </w:t>
      </w:r>
      <w:r w:rsidR="007676D6" w:rsidRPr="007676D6">
        <w:rPr>
          <w:i/>
          <w:lang w:eastAsia="en-GB"/>
        </w:rPr>
        <w:t>Auto send with network</w:t>
      </w:r>
    </w:p>
    <w:p w14:paraId="55E9EEDE" w14:textId="77777777" w:rsidR="00331EAB" w:rsidRPr="00FC7CB8" w:rsidRDefault="00331EAB" w:rsidP="00097C33">
      <w:pPr>
        <w:rPr>
          <w:lang w:eastAsia="en-GB"/>
        </w:rPr>
      </w:pPr>
    </w:p>
    <w:p w14:paraId="0A7D8F19" w14:textId="77777777" w:rsidR="00331EAB" w:rsidRDefault="00FC7CB8" w:rsidP="00331EAB">
      <w:pPr>
        <w:rPr>
          <w:lang w:eastAsia="en-GB"/>
        </w:rPr>
      </w:pPr>
      <w:r>
        <w:rPr>
          <w:lang w:eastAsia="en-GB"/>
        </w:rPr>
        <w:t xml:space="preserve">Under the </w:t>
      </w:r>
      <w:r w:rsidR="00F665AA">
        <w:rPr>
          <w:lang w:eastAsia="en-GB"/>
        </w:rPr>
        <w:t xml:space="preserve">heading </w:t>
      </w:r>
      <w:r w:rsidRPr="00F665AA">
        <w:rPr>
          <w:b/>
          <w:lang w:eastAsia="en-GB"/>
        </w:rPr>
        <w:t>User Interface</w:t>
      </w:r>
    </w:p>
    <w:p w14:paraId="0DE75A66" w14:textId="77777777" w:rsidR="00CA653D" w:rsidRPr="00FC7CB8" w:rsidRDefault="00CA653D" w:rsidP="0067087F">
      <w:pPr>
        <w:pStyle w:val="ListParagraph"/>
        <w:numPr>
          <w:ilvl w:val="0"/>
          <w:numId w:val="13"/>
        </w:numPr>
        <w:rPr>
          <w:i/>
          <w:lang w:eastAsia="en-GB"/>
        </w:rPr>
      </w:pPr>
      <w:r>
        <w:rPr>
          <w:lang w:eastAsia="en-GB"/>
        </w:rPr>
        <w:t xml:space="preserve">Click on </w:t>
      </w:r>
      <w:r w:rsidRPr="00331EAB">
        <w:rPr>
          <w:i/>
          <w:lang w:eastAsia="en-GB"/>
        </w:rPr>
        <w:t xml:space="preserve">Constraint processing behavior, </w:t>
      </w:r>
      <w:r w:rsidR="00093A51">
        <w:rPr>
          <w:lang w:eastAsia="en-GB"/>
        </w:rPr>
        <w:t>then</w:t>
      </w:r>
      <w:r>
        <w:rPr>
          <w:lang w:eastAsia="en-GB"/>
        </w:rPr>
        <w:t xml:space="preserve"> click on </w:t>
      </w:r>
      <w:r w:rsidRPr="00331EAB">
        <w:rPr>
          <w:i/>
          <w:lang w:eastAsia="en-GB"/>
        </w:rPr>
        <w:t xml:space="preserve">Validate upon forward swipe. </w:t>
      </w:r>
      <w:r>
        <w:rPr>
          <w:lang w:eastAsia="en-GB"/>
        </w:rPr>
        <w:t xml:space="preserve"> </w:t>
      </w:r>
    </w:p>
    <w:p w14:paraId="7F83A3E3" w14:textId="77777777" w:rsidR="00CA653D" w:rsidRPr="00CA653D" w:rsidRDefault="00CA653D" w:rsidP="0067087F">
      <w:pPr>
        <w:pStyle w:val="ListParagraph"/>
        <w:numPr>
          <w:ilvl w:val="0"/>
          <w:numId w:val="13"/>
        </w:numPr>
        <w:rPr>
          <w:i/>
          <w:lang w:eastAsia="en-GB"/>
        </w:rPr>
      </w:pPr>
      <w:r>
        <w:rPr>
          <w:lang w:eastAsia="en-GB"/>
        </w:rPr>
        <w:t xml:space="preserve">Click on </w:t>
      </w:r>
      <w:r w:rsidRPr="00FC7CB8">
        <w:rPr>
          <w:i/>
          <w:lang w:eastAsia="en-GB"/>
        </w:rPr>
        <w:t>Navigation</w:t>
      </w:r>
      <w:r>
        <w:rPr>
          <w:lang w:eastAsia="en-GB"/>
        </w:rPr>
        <w:t xml:space="preserve"> and select </w:t>
      </w:r>
      <w:r w:rsidRPr="00FC7CB8">
        <w:rPr>
          <w:i/>
          <w:lang w:eastAsia="en-GB"/>
        </w:rPr>
        <w:t>Use forward / backward buttons</w:t>
      </w:r>
      <w:r>
        <w:rPr>
          <w:lang w:eastAsia="en-GB"/>
        </w:rPr>
        <w:t>.  This navigation method helps to avoid keying errors.</w:t>
      </w:r>
    </w:p>
    <w:p w14:paraId="78333B70" w14:textId="77777777" w:rsidR="00B44AC2" w:rsidRPr="00B44AC2" w:rsidRDefault="00A35503" w:rsidP="0067087F">
      <w:pPr>
        <w:pStyle w:val="ListParagraph"/>
        <w:numPr>
          <w:ilvl w:val="0"/>
          <w:numId w:val="13"/>
        </w:numPr>
        <w:rPr>
          <w:i/>
          <w:lang w:eastAsia="en-GB"/>
        </w:rPr>
      </w:pPr>
      <w:r>
        <w:rPr>
          <w:lang w:eastAsia="en-GB"/>
        </w:rPr>
        <w:t xml:space="preserve">UNCHECK the box for </w:t>
      </w:r>
      <w:r w:rsidR="00B44AC2" w:rsidRPr="00B44AC2">
        <w:rPr>
          <w:i/>
          <w:lang w:eastAsia="en-GB"/>
        </w:rPr>
        <w:t>Default to finalized</w:t>
      </w:r>
    </w:p>
    <w:p w14:paraId="607C412E" w14:textId="77777777" w:rsidR="00205AFD" w:rsidRPr="00E872DC" w:rsidRDefault="00773DF9" w:rsidP="0067087F">
      <w:pPr>
        <w:pStyle w:val="ListParagraph"/>
        <w:numPr>
          <w:ilvl w:val="0"/>
          <w:numId w:val="13"/>
        </w:numPr>
        <w:rPr>
          <w:i/>
          <w:highlight w:val="yellow"/>
          <w:lang w:eastAsia="en-GB"/>
        </w:rPr>
      </w:pPr>
      <w:r>
        <w:t xml:space="preserve">Check </w:t>
      </w:r>
      <w:r w:rsidR="00A35503" w:rsidRPr="00E872DC">
        <w:rPr>
          <w:highlight w:val="yellow"/>
          <w:lang w:eastAsia="en-GB"/>
        </w:rPr>
        <w:t xml:space="preserve">the box for </w:t>
      </w:r>
      <w:r w:rsidR="00B44AC2" w:rsidRPr="00E872DC">
        <w:rPr>
          <w:i/>
          <w:highlight w:val="yellow"/>
          <w:lang w:eastAsia="en-GB"/>
        </w:rPr>
        <w:t>Delete after send</w:t>
      </w:r>
    </w:p>
    <w:p w14:paraId="19DD678B" w14:textId="77777777" w:rsidR="00A972A4" w:rsidRDefault="00A972A4" w:rsidP="00A972A4">
      <w:pPr>
        <w:rPr>
          <w:lang w:eastAsia="en-GB"/>
        </w:rPr>
      </w:pPr>
    </w:p>
    <w:p w14:paraId="5DD9ED33" w14:textId="77777777" w:rsidR="00A972A4" w:rsidRPr="00887104" w:rsidRDefault="00A972A4" w:rsidP="00A972A4">
      <w:r w:rsidRPr="00887104">
        <w:t>Admin settings</w:t>
      </w:r>
    </w:p>
    <w:p w14:paraId="0C6DB617" w14:textId="77777777" w:rsidR="00A972A4" w:rsidRDefault="00A972A4" w:rsidP="0067087F">
      <w:pPr>
        <w:pStyle w:val="ListParagraph"/>
        <w:numPr>
          <w:ilvl w:val="0"/>
          <w:numId w:val="15"/>
        </w:numPr>
        <w:jc w:val="both"/>
      </w:pPr>
      <w:r>
        <w:rPr>
          <w:lang w:eastAsia="en-GB"/>
        </w:rPr>
        <w:t xml:space="preserve">To configure the admin settings of the mobile device, click the three dots on the top right of the ODK Collect &gt; Main Menu page, click </w:t>
      </w:r>
      <w:r w:rsidRPr="006452D6">
        <w:rPr>
          <w:i/>
        </w:rPr>
        <w:t>General Settings</w:t>
      </w:r>
      <w:r>
        <w:t xml:space="preserve">. </w:t>
      </w:r>
    </w:p>
    <w:p w14:paraId="67EF4DCB" w14:textId="77777777" w:rsidR="00A972A4" w:rsidRDefault="00A972A4" w:rsidP="00A972A4">
      <w:pPr>
        <w:pStyle w:val="ListParagraph"/>
      </w:pPr>
    </w:p>
    <w:p w14:paraId="628862D9" w14:textId="77777777" w:rsidR="00A972A4" w:rsidRDefault="008C0E05" w:rsidP="00A972A4">
      <w:r>
        <w:t xml:space="preserve"> </w:t>
      </w:r>
      <w:r w:rsidR="00A972A4">
        <w:t>Under the</w:t>
      </w:r>
      <w:r w:rsidR="00F665AA">
        <w:t xml:space="preserve"> heading </w:t>
      </w:r>
      <w:r w:rsidR="00A972A4" w:rsidRPr="00C8238D">
        <w:rPr>
          <w:b/>
        </w:rPr>
        <w:t>User Can Access Main Menu Items</w:t>
      </w:r>
    </w:p>
    <w:p w14:paraId="25451392" w14:textId="77777777" w:rsidR="00A972A4" w:rsidRDefault="00A972A4" w:rsidP="0067087F">
      <w:pPr>
        <w:pStyle w:val="ListParagraph"/>
        <w:numPr>
          <w:ilvl w:val="0"/>
          <w:numId w:val="15"/>
        </w:numPr>
      </w:pPr>
      <w:r>
        <w:t xml:space="preserve">Check the box for </w:t>
      </w:r>
      <w:r w:rsidRPr="00C8238D">
        <w:rPr>
          <w:i/>
        </w:rPr>
        <w:t>Edit Saved Form</w:t>
      </w:r>
      <w:r>
        <w:t xml:space="preserve">. </w:t>
      </w:r>
    </w:p>
    <w:p w14:paraId="660CA1BA" w14:textId="77777777" w:rsidR="00A972A4" w:rsidRDefault="00A972A4" w:rsidP="0067087F">
      <w:pPr>
        <w:pStyle w:val="ListParagraph"/>
        <w:numPr>
          <w:ilvl w:val="0"/>
          <w:numId w:val="15"/>
        </w:numPr>
      </w:pPr>
      <w:r>
        <w:t xml:space="preserve">Check the box for </w:t>
      </w:r>
      <w:r>
        <w:rPr>
          <w:i/>
        </w:rPr>
        <w:t>Send Finalized</w:t>
      </w:r>
      <w:r w:rsidRPr="00C8238D">
        <w:rPr>
          <w:i/>
        </w:rPr>
        <w:t xml:space="preserve"> Form</w:t>
      </w:r>
      <w:r>
        <w:t xml:space="preserve">. </w:t>
      </w:r>
    </w:p>
    <w:p w14:paraId="0DA546AC" w14:textId="77777777" w:rsidR="00A972A4" w:rsidRDefault="00A972A4" w:rsidP="0067087F">
      <w:pPr>
        <w:pStyle w:val="ListParagraph"/>
        <w:numPr>
          <w:ilvl w:val="0"/>
          <w:numId w:val="15"/>
        </w:numPr>
      </w:pPr>
      <w:r>
        <w:t xml:space="preserve">UNCHECK the box for </w:t>
      </w:r>
      <w:r>
        <w:rPr>
          <w:i/>
        </w:rPr>
        <w:t>Get Blank</w:t>
      </w:r>
      <w:r w:rsidRPr="00C8238D">
        <w:rPr>
          <w:i/>
        </w:rPr>
        <w:t xml:space="preserve"> Form</w:t>
      </w:r>
      <w:r>
        <w:t xml:space="preserve">. </w:t>
      </w:r>
    </w:p>
    <w:p w14:paraId="1894EFC1" w14:textId="77777777" w:rsidR="00A972A4" w:rsidRDefault="00A972A4" w:rsidP="0067087F">
      <w:pPr>
        <w:pStyle w:val="ListParagraph"/>
        <w:numPr>
          <w:ilvl w:val="0"/>
          <w:numId w:val="15"/>
        </w:numPr>
      </w:pPr>
      <w:r>
        <w:t xml:space="preserve">Check the box for </w:t>
      </w:r>
      <w:r>
        <w:rPr>
          <w:i/>
        </w:rPr>
        <w:t>Delete Saved</w:t>
      </w:r>
      <w:r w:rsidRPr="00C8238D">
        <w:rPr>
          <w:i/>
        </w:rPr>
        <w:t xml:space="preserve"> Form</w:t>
      </w:r>
      <w:r>
        <w:t xml:space="preserve">. </w:t>
      </w:r>
    </w:p>
    <w:p w14:paraId="24BE8C97" w14:textId="77777777" w:rsidR="00A972A4" w:rsidRDefault="00A972A4" w:rsidP="00A972A4">
      <w:pPr>
        <w:pStyle w:val="ListParagraph"/>
      </w:pPr>
    </w:p>
    <w:p w14:paraId="3D244FA7" w14:textId="77777777" w:rsidR="00A972A4" w:rsidRDefault="00A972A4" w:rsidP="008C0E05">
      <w:r>
        <w:t>Under the</w:t>
      </w:r>
      <w:r w:rsidR="00F665AA">
        <w:t xml:space="preserve"> heading </w:t>
      </w:r>
      <w:r w:rsidRPr="008C0E05">
        <w:rPr>
          <w:b/>
        </w:rPr>
        <w:t>User Can Access Change Settings Items</w:t>
      </w:r>
    </w:p>
    <w:p w14:paraId="3510887E" w14:textId="77777777" w:rsidR="00A972A4" w:rsidRDefault="00A972A4" w:rsidP="0067087F">
      <w:pPr>
        <w:pStyle w:val="ListParagraph"/>
        <w:numPr>
          <w:ilvl w:val="0"/>
          <w:numId w:val="15"/>
        </w:numPr>
      </w:pPr>
      <w:r>
        <w:t>UNCHECK all options</w:t>
      </w:r>
    </w:p>
    <w:p w14:paraId="565126E9" w14:textId="77777777" w:rsidR="00A972A4" w:rsidRPr="00A972A4" w:rsidRDefault="00A972A4" w:rsidP="00A972A4">
      <w:pPr>
        <w:rPr>
          <w:lang w:eastAsia="en-GB"/>
        </w:rPr>
      </w:pPr>
    </w:p>
    <w:p w14:paraId="024E8A05" w14:textId="77777777" w:rsidR="00205AFD" w:rsidRPr="00205AFD" w:rsidRDefault="00205AFD" w:rsidP="00205AFD">
      <w:pPr>
        <w:rPr>
          <w:i/>
          <w:lang w:eastAsia="en-GB"/>
        </w:rPr>
      </w:pPr>
      <w:r>
        <w:rPr>
          <w:noProof/>
          <w:lang w:eastAsia="en-GB"/>
        </w:rPr>
        <w:lastRenderedPageBreak/>
        <w:drawing>
          <wp:inline distT="0" distB="0" distL="0" distR="0" wp14:anchorId="617F3039" wp14:editId="6769ED7F">
            <wp:extent cx="5539740" cy="886333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9740" cy="8863330"/>
                    </a:xfrm>
                    <a:prstGeom prst="rect">
                      <a:avLst/>
                    </a:prstGeom>
                  </pic:spPr>
                </pic:pic>
              </a:graphicData>
            </a:graphic>
          </wp:inline>
        </w:drawing>
      </w:r>
    </w:p>
    <w:p w14:paraId="1A119F56" w14:textId="77777777" w:rsidR="0075798C" w:rsidRDefault="0075798C" w:rsidP="001B7711">
      <w:pPr>
        <w:rPr>
          <w:b/>
        </w:rPr>
      </w:pPr>
      <w:r>
        <w:lastRenderedPageBreak/>
        <w:t>Under the</w:t>
      </w:r>
      <w:r w:rsidR="001B7711">
        <w:t xml:space="preserve"> </w:t>
      </w:r>
      <w:r w:rsidR="00457380">
        <w:t xml:space="preserve">heading </w:t>
      </w:r>
      <w:r w:rsidR="00457380" w:rsidRPr="00457380">
        <w:rPr>
          <w:b/>
        </w:rPr>
        <w:t>User</w:t>
      </w:r>
      <w:r w:rsidRPr="00566576">
        <w:rPr>
          <w:b/>
        </w:rPr>
        <w:t xml:space="preserve"> Can Access </w:t>
      </w:r>
      <w:r>
        <w:rPr>
          <w:b/>
        </w:rPr>
        <w:t xml:space="preserve">Form Entry </w:t>
      </w:r>
      <w:r w:rsidRPr="00566576">
        <w:rPr>
          <w:b/>
        </w:rPr>
        <w:t>Items</w:t>
      </w:r>
    </w:p>
    <w:p w14:paraId="311A5E98" w14:textId="77777777" w:rsidR="0075798C" w:rsidRDefault="0075798C" w:rsidP="0067087F">
      <w:pPr>
        <w:pStyle w:val="ListParagraph"/>
        <w:numPr>
          <w:ilvl w:val="0"/>
          <w:numId w:val="15"/>
        </w:numPr>
      </w:pPr>
      <w:r>
        <w:t xml:space="preserve">UNCHECK the box for </w:t>
      </w:r>
      <w:r w:rsidRPr="006C0BF7">
        <w:rPr>
          <w:i/>
        </w:rPr>
        <w:t>General Settings</w:t>
      </w:r>
    </w:p>
    <w:p w14:paraId="5BABA81C" w14:textId="77777777" w:rsidR="0075798C" w:rsidRDefault="0075798C" w:rsidP="0067087F">
      <w:pPr>
        <w:pStyle w:val="ListParagraph"/>
        <w:numPr>
          <w:ilvl w:val="0"/>
          <w:numId w:val="15"/>
        </w:numPr>
      </w:pPr>
      <w:r>
        <w:t xml:space="preserve">UNCHECK the box for </w:t>
      </w:r>
      <w:r w:rsidRPr="006C0BF7">
        <w:rPr>
          <w:i/>
        </w:rPr>
        <w:t>Change Language</w:t>
      </w:r>
    </w:p>
    <w:p w14:paraId="635D3188" w14:textId="77777777" w:rsidR="0075798C" w:rsidRDefault="0075798C" w:rsidP="0067087F">
      <w:pPr>
        <w:pStyle w:val="ListParagraph"/>
        <w:numPr>
          <w:ilvl w:val="0"/>
          <w:numId w:val="15"/>
        </w:numPr>
      </w:pPr>
      <w:r>
        <w:t xml:space="preserve">Check the box for </w:t>
      </w:r>
      <w:r w:rsidRPr="006C0BF7">
        <w:rPr>
          <w:i/>
        </w:rPr>
        <w:t>Go To Prompt</w:t>
      </w:r>
    </w:p>
    <w:p w14:paraId="094215D0" w14:textId="77777777" w:rsidR="0075798C" w:rsidRDefault="0075798C" w:rsidP="0067087F">
      <w:pPr>
        <w:pStyle w:val="ListParagraph"/>
        <w:numPr>
          <w:ilvl w:val="0"/>
          <w:numId w:val="15"/>
        </w:numPr>
      </w:pPr>
      <w:r>
        <w:t xml:space="preserve">Check the box for </w:t>
      </w:r>
      <w:r w:rsidRPr="006C0BF7">
        <w:rPr>
          <w:i/>
        </w:rPr>
        <w:t>Save Form</w:t>
      </w:r>
    </w:p>
    <w:p w14:paraId="474B7327" w14:textId="77777777" w:rsidR="0075798C" w:rsidRDefault="0075798C" w:rsidP="0067087F">
      <w:pPr>
        <w:pStyle w:val="ListParagraph"/>
        <w:numPr>
          <w:ilvl w:val="0"/>
          <w:numId w:val="15"/>
        </w:numPr>
      </w:pPr>
      <w:r>
        <w:t xml:space="preserve">Check the box for </w:t>
      </w:r>
      <w:r w:rsidRPr="006C0BF7">
        <w:rPr>
          <w:i/>
        </w:rPr>
        <w:t>Name This Form</w:t>
      </w:r>
    </w:p>
    <w:p w14:paraId="348D678D" w14:textId="77777777" w:rsidR="0075798C" w:rsidRDefault="0075798C" w:rsidP="0067087F">
      <w:pPr>
        <w:pStyle w:val="ListParagraph"/>
        <w:numPr>
          <w:ilvl w:val="0"/>
          <w:numId w:val="15"/>
        </w:numPr>
      </w:pPr>
      <w:r>
        <w:t xml:space="preserve">Check the box for </w:t>
      </w:r>
      <w:r w:rsidRPr="006C0BF7">
        <w:rPr>
          <w:i/>
        </w:rPr>
        <w:t>Mark form as finalized</w:t>
      </w:r>
    </w:p>
    <w:p w14:paraId="2FCA5188" w14:textId="77777777" w:rsidR="00D0317E" w:rsidRPr="00887104" w:rsidRDefault="00D0317E" w:rsidP="00762E91">
      <w:pPr>
        <w:ind w:left="360"/>
      </w:pPr>
    </w:p>
    <w:p w14:paraId="7FA6A8EB" w14:textId="77777777" w:rsidR="00B60C8B" w:rsidRDefault="00B60C8B" w:rsidP="00B60C8B">
      <w:pPr>
        <w:ind w:left="360"/>
        <w:rPr>
          <w:noProof/>
          <w:lang w:eastAsia="en-GB"/>
        </w:rPr>
      </w:pPr>
    </w:p>
    <w:p w14:paraId="37AB2965" w14:textId="77777777" w:rsidR="00DA7CEA" w:rsidRDefault="00DA7CEA" w:rsidP="00B60C8B">
      <w:pPr>
        <w:ind w:left="360"/>
      </w:pPr>
      <w:r>
        <w:rPr>
          <w:noProof/>
          <w:lang w:eastAsia="en-GB"/>
        </w:rPr>
        <w:drawing>
          <wp:inline distT="0" distB="0" distL="0" distR="0" wp14:anchorId="65C90577" wp14:editId="6BE38862">
            <wp:extent cx="5539740" cy="42381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539740" cy="4238167"/>
                    </a:xfrm>
                    <a:prstGeom prst="rect">
                      <a:avLst/>
                    </a:prstGeom>
                    <a:ln>
                      <a:noFill/>
                    </a:ln>
                    <a:extLst>
                      <a:ext uri="{53640926-AAD7-44D8-BBD7-CCE9431645EC}">
                        <a14:shadowObscured xmlns:a14="http://schemas.microsoft.com/office/drawing/2010/main"/>
                      </a:ext>
                    </a:extLst>
                  </pic:spPr>
                </pic:pic>
              </a:graphicData>
            </a:graphic>
          </wp:inline>
        </w:drawing>
      </w:r>
    </w:p>
    <w:p w14:paraId="3C5FE26E" w14:textId="77777777" w:rsidR="00A972A4" w:rsidRDefault="00A972A4" w:rsidP="004270F0">
      <w:pPr>
        <w:ind w:left="360"/>
      </w:pPr>
    </w:p>
    <w:p w14:paraId="457E6E87" w14:textId="77777777" w:rsidR="000433C9" w:rsidRDefault="000433C9" w:rsidP="000433C9">
      <w:pPr>
        <w:pStyle w:val="ListParagraph"/>
      </w:pPr>
    </w:p>
    <w:p w14:paraId="1E62FF58" w14:textId="77777777" w:rsidR="00B12661" w:rsidRPr="00887104" w:rsidRDefault="00B12661" w:rsidP="0067087F">
      <w:pPr>
        <w:pStyle w:val="ListParagraph"/>
        <w:numPr>
          <w:ilvl w:val="0"/>
          <w:numId w:val="15"/>
        </w:numPr>
      </w:pPr>
      <w:r>
        <w:t>Set ODK Collect admin p</w:t>
      </w:r>
      <w:r w:rsidRPr="00887104">
        <w:t>assword protection</w:t>
      </w:r>
      <w:r>
        <w:t xml:space="preserve"> to ensure that interviewers do not re-configure ODK on the mobile device. </w:t>
      </w:r>
    </w:p>
    <w:p w14:paraId="56EAA5B0" w14:textId="77777777" w:rsidR="00B12661" w:rsidRDefault="00B12661" w:rsidP="00B60C8B">
      <w:pPr>
        <w:ind w:left="360"/>
      </w:pPr>
    </w:p>
    <w:p w14:paraId="02E33F29" w14:textId="77777777" w:rsidR="00B12661" w:rsidRDefault="00B12661" w:rsidP="00B12661">
      <w:pPr>
        <w:ind w:left="360"/>
      </w:pPr>
      <w:r>
        <w:t>To lock ODK Collect with an Admin Password</w:t>
      </w:r>
    </w:p>
    <w:p w14:paraId="62FAC2C9" w14:textId="77777777" w:rsidR="00B12661" w:rsidRDefault="00B12661" w:rsidP="0067087F">
      <w:pPr>
        <w:pStyle w:val="ListParagraph"/>
        <w:numPr>
          <w:ilvl w:val="0"/>
          <w:numId w:val="16"/>
        </w:numPr>
      </w:pPr>
      <w:r>
        <w:t>Open Admin Settings</w:t>
      </w:r>
    </w:p>
    <w:p w14:paraId="490F9062" w14:textId="77777777" w:rsidR="00B12661" w:rsidRPr="00A65320" w:rsidRDefault="00B12661" w:rsidP="0067087F">
      <w:pPr>
        <w:pStyle w:val="ListParagraph"/>
        <w:numPr>
          <w:ilvl w:val="0"/>
          <w:numId w:val="16"/>
        </w:numPr>
      </w:pPr>
      <w:r w:rsidRPr="001F6271">
        <w:t xml:space="preserve">Click on </w:t>
      </w:r>
      <w:r w:rsidRPr="001F6271">
        <w:rPr>
          <w:i/>
        </w:rPr>
        <w:t>Admin Password</w:t>
      </w:r>
    </w:p>
    <w:p w14:paraId="7522D7A4" w14:textId="77777777" w:rsidR="00A65320" w:rsidRPr="001F6271" w:rsidRDefault="00A65320" w:rsidP="00A65320">
      <w:pPr>
        <w:pStyle w:val="ListParagraph"/>
        <w:ind w:left="1080"/>
      </w:pPr>
    </w:p>
    <w:p w14:paraId="54B798D3" w14:textId="77777777" w:rsidR="00B12661" w:rsidRPr="001F6271" w:rsidRDefault="00B12661" w:rsidP="00B12661">
      <w:pPr>
        <w:ind w:left="720"/>
      </w:pPr>
      <w:r w:rsidRPr="001F6271">
        <w:t xml:space="preserve">If there has been a password entered previously, the application will ask you to: </w:t>
      </w:r>
    </w:p>
    <w:p w14:paraId="226EC65F" w14:textId="77777777" w:rsidR="00B12661" w:rsidRPr="001F6271" w:rsidRDefault="00B12661" w:rsidP="0067087F">
      <w:pPr>
        <w:pStyle w:val="ListParagraph"/>
        <w:numPr>
          <w:ilvl w:val="0"/>
          <w:numId w:val="16"/>
        </w:numPr>
      </w:pPr>
      <w:r w:rsidRPr="001F6271">
        <w:t>Enter New Password</w:t>
      </w:r>
    </w:p>
    <w:p w14:paraId="0EBCFDAF" w14:textId="77777777" w:rsidR="00B12661" w:rsidRDefault="00B12661" w:rsidP="0067087F">
      <w:pPr>
        <w:pStyle w:val="ListParagraph"/>
        <w:numPr>
          <w:ilvl w:val="0"/>
          <w:numId w:val="16"/>
        </w:numPr>
      </w:pPr>
      <w:r w:rsidRPr="001F6271">
        <w:t>Re-enter New Password</w:t>
      </w:r>
    </w:p>
    <w:p w14:paraId="035CEDE2" w14:textId="77777777" w:rsidR="00A65320" w:rsidRPr="001F6271" w:rsidRDefault="00A65320" w:rsidP="00A65320">
      <w:pPr>
        <w:pStyle w:val="ListParagraph"/>
        <w:ind w:left="1080"/>
      </w:pPr>
    </w:p>
    <w:p w14:paraId="1F1E9945" w14:textId="77777777" w:rsidR="00B12661" w:rsidRDefault="00B12661" w:rsidP="00B12661">
      <w:pPr>
        <w:ind w:left="720"/>
      </w:pPr>
      <w:r w:rsidRPr="001F6271">
        <w:t>Please note, this page is difficult to read.</w:t>
      </w:r>
      <w:r w:rsidR="004C0691" w:rsidRPr="001F6271">
        <w:t xml:space="preserve"> Look</w:t>
      </w:r>
      <w:r w:rsidR="004C0691">
        <w:t xml:space="preserve"> closely and you will see the words in white on a white background. </w:t>
      </w:r>
    </w:p>
    <w:p w14:paraId="73EABF4F" w14:textId="77777777" w:rsidR="00B12661" w:rsidRDefault="00B12661" w:rsidP="00B60C8B">
      <w:pPr>
        <w:ind w:left="360"/>
      </w:pPr>
    </w:p>
    <w:p w14:paraId="0FBA3256" w14:textId="77777777" w:rsidR="00B60C8B" w:rsidRDefault="00B12661" w:rsidP="00B12661">
      <w:r>
        <w:rPr>
          <w:lang w:eastAsia="en-GB"/>
        </w:rPr>
        <w:lastRenderedPageBreak/>
        <w:t xml:space="preserve">Turn off ODK Collect and restart to see the Admin settings take effect. </w:t>
      </w:r>
      <w:r w:rsidR="00675758">
        <w:rPr>
          <w:lang w:eastAsia="en-GB"/>
        </w:rPr>
        <w:t>You should never need t</w:t>
      </w:r>
      <w:r w:rsidR="00B60C8B">
        <w:t>he default Admin password</w:t>
      </w:r>
      <w:r w:rsidR="00675758">
        <w:t>, but just in case, it</w:t>
      </w:r>
      <w:r w:rsidR="00B60C8B">
        <w:t xml:space="preserve"> is</w:t>
      </w:r>
      <w:r w:rsidR="00A65320">
        <w:t xml:space="preserve"> “</w:t>
      </w:r>
      <w:r w:rsidR="00B60C8B">
        <w:t>aggregate</w:t>
      </w:r>
      <w:r w:rsidR="00A65320">
        <w:t>”</w:t>
      </w:r>
      <w:r w:rsidR="00B60C8B">
        <w:t>.</w:t>
      </w:r>
    </w:p>
    <w:p w14:paraId="7529D1CC" w14:textId="77777777" w:rsidR="00A65320" w:rsidRDefault="00A65320" w:rsidP="00B12661"/>
    <w:p w14:paraId="60628707" w14:textId="77777777" w:rsidR="004270F0" w:rsidRDefault="00B12661" w:rsidP="00B12661">
      <w:r>
        <w:t xml:space="preserve">If you find </w:t>
      </w:r>
      <w:r w:rsidR="00F36183">
        <w:t>that the</w:t>
      </w:r>
      <w:r w:rsidR="004270F0">
        <w:t xml:space="preserve"> three dots at the top right of the screen</w:t>
      </w:r>
      <w:r>
        <w:t xml:space="preserve"> (for the</w:t>
      </w:r>
      <w:r w:rsidR="004270F0">
        <w:t xml:space="preserve"> general and admin settings</w:t>
      </w:r>
      <w:r>
        <w:t>)</w:t>
      </w:r>
      <w:r w:rsidR="004270F0">
        <w:t xml:space="preserve"> are not available, you can click the menu icon (three lines) on the bottom of the device screen to access the settings.  Enter your password and make the necessary changes. </w:t>
      </w:r>
    </w:p>
    <w:p w14:paraId="3EE30490" w14:textId="77777777" w:rsidR="002B2466" w:rsidRDefault="002B2466" w:rsidP="002B2466"/>
    <w:p w14:paraId="2632ED2B" w14:textId="77777777" w:rsidR="001708AB" w:rsidRDefault="001708AB" w:rsidP="001C38FB">
      <w:pPr>
        <w:rPr>
          <w:rStyle w:val="HTMLCite"/>
          <w:b/>
          <w:bCs/>
        </w:rPr>
      </w:pPr>
      <w:r w:rsidRPr="007C6D79">
        <w:rPr>
          <w:lang w:eastAsia="en-GB"/>
        </w:rPr>
        <w:t xml:space="preserve">For more information about the steps above, see the ODK website at </w:t>
      </w:r>
      <w:r w:rsidR="001922E9" w:rsidRPr="007C6D79">
        <w:rPr>
          <w:lang w:eastAsia="en-GB"/>
        </w:rPr>
        <w:t>opendatakit.org</w:t>
      </w:r>
      <w:r w:rsidRPr="007C6D79">
        <w:rPr>
          <w:lang w:eastAsia="en-GB"/>
        </w:rPr>
        <w:t xml:space="preserve"> or </w:t>
      </w:r>
      <w:hyperlink r:id="rId21" w:anchor="!forum/opendatakit" w:history="1">
        <w:r w:rsidR="001922E9" w:rsidRPr="007C6D79">
          <w:rPr>
            <w:rStyle w:val="Hyperlink"/>
          </w:rPr>
          <w:t>https://groups.google.com</w:t>
        </w:r>
        <w:r w:rsidR="001922E9" w:rsidRPr="00A92926">
          <w:rPr>
            <w:rStyle w:val="Hyperlink"/>
          </w:rPr>
          <w:t>/</w:t>
        </w:r>
        <w:r w:rsidR="001922E9" w:rsidRPr="00A92926">
          <w:rPr>
            <w:rStyle w:val="Hyperlink"/>
            <w:bCs/>
          </w:rPr>
          <w:t>forum</w:t>
        </w:r>
        <w:r w:rsidR="001922E9" w:rsidRPr="00A92926">
          <w:rPr>
            <w:rStyle w:val="Hyperlink"/>
          </w:rPr>
          <w:t>/#!</w:t>
        </w:r>
        <w:r w:rsidR="001922E9" w:rsidRPr="00A92926">
          <w:rPr>
            <w:rStyle w:val="Hyperlink"/>
            <w:bCs/>
          </w:rPr>
          <w:t>forum</w:t>
        </w:r>
        <w:r w:rsidR="001922E9" w:rsidRPr="00A92926">
          <w:rPr>
            <w:rStyle w:val="Hyperlink"/>
          </w:rPr>
          <w:t>/</w:t>
        </w:r>
        <w:r w:rsidR="001922E9" w:rsidRPr="00A92926">
          <w:rPr>
            <w:rStyle w:val="Hyperlink"/>
            <w:bCs/>
          </w:rPr>
          <w:t>opendatakit</w:t>
        </w:r>
      </w:hyperlink>
    </w:p>
    <w:p w14:paraId="0AC150D5" w14:textId="77777777" w:rsidR="001922E9" w:rsidRDefault="001922E9" w:rsidP="001C38FB">
      <w:pPr>
        <w:rPr>
          <w:lang w:eastAsia="en-GB"/>
        </w:rPr>
      </w:pPr>
    </w:p>
    <w:p w14:paraId="3546B66C" w14:textId="77777777" w:rsidR="001922E9" w:rsidRPr="00887104" w:rsidRDefault="001922E9" w:rsidP="001C38FB">
      <w:pPr>
        <w:rPr>
          <w:lang w:eastAsia="en-GB"/>
        </w:rPr>
      </w:pPr>
    </w:p>
    <w:p w14:paraId="74D12C2A" w14:textId="77777777" w:rsidR="00B35078" w:rsidRPr="00887104" w:rsidRDefault="00B35078" w:rsidP="00174446">
      <w:pPr>
        <w:pStyle w:val="Heading5"/>
        <w:rPr>
          <w:lang w:eastAsia="en-GB"/>
        </w:rPr>
      </w:pPr>
      <w:bookmarkStart w:id="115" w:name="_Toc448831075"/>
      <w:r w:rsidRPr="00887104">
        <w:rPr>
          <w:lang w:eastAsia="en-GB"/>
        </w:rPr>
        <w:t>Configuration of APPLOCK</w:t>
      </w:r>
      <w:bookmarkEnd w:id="115"/>
    </w:p>
    <w:p w14:paraId="17984CC8" w14:textId="77777777" w:rsidR="00174446" w:rsidRDefault="00174446" w:rsidP="0067087F">
      <w:pPr>
        <w:pStyle w:val="ListParagraph"/>
        <w:numPr>
          <w:ilvl w:val="0"/>
          <w:numId w:val="12"/>
        </w:numPr>
      </w:pPr>
      <w:r w:rsidRPr="00887104">
        <w:t xml:space="preserve">Download a parental protection application such as </w:t>
      </w:r>
      <w:r w:rsidRPr="007C6D79">
        <w:t xml:space="preserve">APPLOCK onto all mobile devices.  Find the Play Store, and double click to open the application. Enter </w:t>
      </w:r>
      <w:r w:rsidR="00491D14" w:rsidRPr="007C6D79">
        <w:t xml:space="preserve">APPLOCK </w:t>
      </w:r>
      <w:r w:rsidRPr="007C6D79">
        <w:t xml:space="preserve">in the search window to find the </w:t>
      </w:r>
      <w:r w:rsidR="00491D14" w:rsidRPr="007C6D79">
        <w:t xml:space="preserve">APPLOCK by DoMobile Lab </w:t>
      </w:r>
      <w:r w:rsidRPr="007C6D79">
        <w:t>download page.</w:t>
      </w:r>
      <w:r w:rsidRPr="00887104">
        <w:t xml:space="preserve"> </w:t>
      </w:r>
    </w:p>
    <w:p w14:paraId="48C66282" w14:textId="77777777" w:rsidR="00491D14" w:rsidRDefault="00491D14" w:rsidP="0067087F">
      <w:pPr>
        <w:pStyle w:val="ListParagraph"/>
        <w:numPr>
          <w:ilvl w:val="0"/>
          <w:numId w:val="12"/>
        </w:numPr>
        <w:rPr>
          <w:lang w:eastAsia="en-GB"/>
        </w:rPr>
      </w:pPr>
      <w:r w:rsidRPr="00887104">
        <w:t xml:space="preserve">Click on Install. </w:t>
      </w:r>
    </w:p>
    <w:p w14:paraId="7DBDE47F" w14:textId="77777777" w:rsidR="00491D14" w:rsidRDefault="00491D14" w:rsidP="0067087F">
      <w:pPr>
        <w:pStyle w:val="ListParagraph"/>
        <w:numPr>
          <w:ilvl w:val="0"/>
          <w:numId w:val="12"/>
        </w:numPr>
        <w:rPr>
          <w:lang w:eastAsia="en-GB"/>
        </w:rPr>
      </w:pPr>
      <w:r>
        <w:t>Click on Open</w:t>
      </w:r>
    </w:p>
    <w:p w14:paraId="78F3E314" w14:textId="77777777" w:rsidR="00491D14" w:rsidRDefault="00491D14" w:rsidP="0067087F">
      <w:pPr>
        <w:pStyle w:val="ListParagraph"/>
        <w:numPr>
          <w:ilvl w:val="0"/>
          <w:numId w:val="12"/>
        </w:numPr>
        <w:rPr>
          <w:lang w:eastAsia="en-GB"/>
        </w:rPr>
      </w:pPr>
      <w:r>
        <w:t>Create your password (numerical code) and re-enter</w:t>
      </w:r>
    </w:p>
    <w:p w14:paraId="3F5B7BB7" w14:textId="77777777" w:rsidR="00491D14" w:rsidRDefault="00491D14" w:rsidP="0067087F">
      <w:pPr>
        <w:pStyle w:val="ListParagraph"/>
        <w:numPr>
          <w:ilvl w:val="0"/>
          <w:numId w:val="12"/>
        </w:numPr>
        <w:rPr>
          <w:lang w:eastAsia="en-GB"/>
        </w:rPr>
      </w:pPr>
      <w:r>
        <w:t>Enter an email address for security, if you would like.</w:t>
      </w:r>
    </w:p>
    <w:p w14:paraId="33A5E24A" w14:textId="77777777" w:rsidR="0067288B" w:rsidRPr="00887104" w:rsidRDefault="0067288B" w:rsidP="0067087F">
      <w:pPr>
        <w:pStyle w:val="ListParagraph"/>
        <w:numPr>
          <w:ilvl w:val="0"/>
          <w:numId w:val="12"/>
        </w:numPr>
        <w:rPr>
          <w:lang w:eastAsia="en-GB"/>
        </w:rPr>
      </w:pPr>
      <w:r w:rsidRPr="00887104">
        <w:rPr>
          <w:lang w:eastAsia="en-GB"/>
        </w:rPr>
        <w:t>Place the icon on the desktop</w:t>
      </w:r>
      <w:r>
        <w:rPr>
          <w:lang w:eastAsia="en-GB"/>
        </w:rPr>
        <w:t>.</w:t>
      </w:r>
    </w:p>
    <w:p w14:paraId="7DE6FD4E" w14:textId="77777777" w:rsidR="00BA28B6" w:rsidRDefault="00491D14" w:rsidP="0067087F">
      <w:pPr>
        <w:pStyle w:val="ListParagraph"/>
        <w:numPr>
          <w:ilvl w:val="0"/>
          <w:numId w:val="12"/>
        </w:numPr>
      </w:pPr>
      <w:r>
        <w:t xml:space="preserve">Configure AppLock by locking all the </w:t>
      </w:r>
      <w:r w:rsidR="002F1C26">
        <w:t xml:space="preserve">applications and </w:t>
      </w:r>
      <w:r>
        <w:t xml:space="preserve">options that you do not want the interviewer teams to change during the data collection. </w:t>
      </w:r>
    </w:p>
    <w:p w14:paraId="2190A408" w14:textId="77777777" w:rsidR="00BA28B6" w:rsidRDefault="00655673" w:rsidP="0067087F">
      <w:pPr>
        <w:pStyle w:val="ListParagraph"/>
        <w:numPr>
          <w:ilvl w:val="0"/>
          <w:numId w:val="12"/>
        </w:numPr>
      </w:pPr>
      <w:r>
        <w:t>Do not lock the following</w:t>
      </w:r>
    </w:p>
    <w:p w14:paraId="44F182C6" w14:textId="77777777" w:rsidR="00655673" w:rsidRDefault="00655673" w:rsidP="0067087F">
      <w:pPr>
        <w:pStyle w:val="ListParagraph"/>
        <w:numPr>
          <w:ilvl w:val="1"/>
          <w:numId w:val="12"/>
        </w:numPr>
      </w:pPr>
      <w:r>
        <w:t>Incoming calls</w:t>
      </w:r>
    </w:p>
    <w:p w14:paraId="0032C4CB" w14:textId="77777777" w:rsidR="00655673" w:rsidRDefault="00655673" w:rsidP="0067087F">
      <w:pPr>
        <w:pStyle w:val="ListParagraph"/>
        <w:numPr>
          <w:ilvl w:val="1"/>
          <w:numId w:val="12"/>
        </w:numPr>
      </w:pPr>
      <w:r>
        <w:t>Calendar</w:t>
      </w:r>
    </w:p>
    <w:p w14:paraId="36B45193" w14:textId="77777777" w:rsidR="00655673" w:rsidRDefault="00655673" w:rsidP="0067087F">
      <w:pPr>
        <w:pStyle w:val="ListParagraph"/>
        <w:numPr>
          <w:ilvl w:val="1"/>
          <w:numId w:val="12"/>
        </w:numPr>
      </w:pPr>
      <w:r>
        <w:t>Calculator</w:t>
      </w:r>
    </w:p>
    <w:p w14:paraId="3EAA463A" w14:textId="77777777" w:rsidR="00655673" w:rsidRDefault="00655673" w:rsidP="0067087F">
      <w:pPr>
        <w:pStyle w:val="ListParagraph"/>
        <w:numPr>
          <w:ilvl w:val="1"/>
          <w:numId w:val="12"/>
        </w:numPr>
      </w:pPr>
      <w:r>
        <w:t>Map</w:t>
      </w:r>
      <w:r w:rsidR="00F22E21">
        <w:t>s</w:t>
      </w:r>
    </w:p>
    <w:p w14:paraId="2554EE6C" w14:textId="77777777" w:rsidR="00655673" w:rsidRDefault="00655673" w:rsidP="0067087F">
      <w:pPr>
        <w:pStyle w:val="ListParagraph"/>
        <w:numPr>
          <w:ilvl w:val="1"/>
          <w:numId w:val="12"/>
        </w:numPr>
      </w:pPr>
      <w:r>
        <w:t>ODK Collect</w:t>
      </w:r>
    </w:p>
    <w:p w14:paraId="464B666C" w14:textId="77777777" w:rsidR="00F22E21" w:rsidRDefault="00F22E21" w:rsidP="00F22E21">
      <w:pPr>
        <w:pStyle w:val="ListParagraph"/>
        <w:ind w:left="1440"/>
      </w:pPr>
    </w:p>
    <w:p w14:paraId="55A5181F" w14:textId="77777777" w:rsidR="0067288B" w:rsidRPr="00887104" w:rsidRDefault="00BA28B6" w:rsidP="00F22E21">
      <w:r>
        <w:t xml:space="preserve">Please follow the configuration given in the picture below. </w:t>
      </w:r>
    </w:p>
    <w:p w14:paraId="399B43C4" w14:textId="77777777" w:rsidR="00ED7C28" w:rsidRDefault="00ED7C28" w:rsidP="005F4278"/>
    <w:p w14:paraId="14837C44" w14:textId="77777777" w:rsidR="00F22E21" w:rsidRDefault="00F22E21" w:rsidP="005F4278">
      <w:r>
        <w:t xml:space="preserve">There are options in the APPLOCK application to have an icon that turns off APPLOCK in the settings menu on the bottom right of the mobile device.  These are not recommended.  </w:t>
      </w:r>
    </w:p>
    <w:p w14:paraId="1342E9D0" w14:textId="77777777" w:rsidR="00E21C3C" w:rsidRDefault="00E21C3C" w:rsidP="005F4278"/>
    <w:p w14:paraId="09109161" w14:textId="77777777" w:rsidR="00F22E21" w:rsidRPr="00887104" w:rsidRDefault="00E21C3C" w:rsidP="005F4278">
      <w:r>
        <w:t xml:space="preserve">It is best practice to use APPLOCK as recommended above or uninstall when it is not needed. </w:t>
      </w:r>
    </w:p>
    <w:p w14:paraId="5BA5EE49" w14:textId="77777777" w:rsidR="00C06C1F" w:rsidRDefault="00C345AD" w:rsidP="005F4278">
      <w:r>
        <w:rPr>
          <w:noProof/>
          <w:lang w:eastAsia="en-GB"/>
        </w:rPr>
        <w:lastRenderedPageBreak/>
        <w:drawing>
          <wp:inline distT="0" distB="0" distL="0" distR="0" wp14:anchorId="12F415DC" wp14:editId="38F74EF2">
            <wp:extent cx="5539740" cy="88633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740" cy="8863330"/>
                    </a:xfrm>
                    <a:prstGeom prst="rect">
                      <a:avLst/>
                    </a:prstGeom>
                  </pic:spPr>
                </pic:pic>
              </a:graphicData>
            </a:graphic>
          </wp:inline>
        </w:drawing>
      </w:r>
    </w:p>
    <w:p w14:paraId="07B33B44" w14:textId="77777777" w:rsidR="00C345AD" w:rsidRPr="00887104" w:rsidRDefault="00C345AD" w:rsidP="005F4278">
      <w:r>
        <w:rPr>
          <w:noProof/>
          <w:lang w:eastAsia="en-GB"/>
        </w:rPr>
        <w:lastRenderedPageBreak/>
        <w:drawing>
          <wp:inline distT="0" distB="0" distL="0" distR="0" wp14:anchorId="029C7255" wp14:editId="46DAE73E">
            <wp:extent cx="5539740" cy="88633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9740" cy="8863330"/>
                    </a:xfrm>
                    <a:prstGeom prst="rect">
                      <a:avLst/>
                    </a:prstGeom>
                  </pic:spPr>
                </pic:pic>
              </a:graphicData>
            </a:graphic>
          </wp:inline>
        </w:drawing>
      </w:r>
    </w:p>
    <w:p w14:paraId="01F563E4" w14:textId="77777777" w:rsidR="00280D7D" w:rsidRPr="00887104" w:rsidRDefault="00280D7D" w:rsidP="00280D7D">
      <w:pPr>
        <w:pStyle w:val="Heading2"/>
      </w:pPr>
      <w:bookmarkStart w:id="116" w:name="_Toc448831076"/>
      <w:r w:rsidRPr="00887104">
        <w:lastRenderedPageBreak/>
        <w:t>Training</w:t>
      </w:r>
      <w:bookmarkEnd w:id="116"/>
    </w:p>
    <w:p w14:paraId="3E05E08B" w14:textId="77777777" w:rsidR="002136AA" w:rsidRPr="00887104" w:rsidRDefault="002136AA" w:rsidP="002136AA">
      <w:pPr>
        <w:pStyle w:val="Heading3"/>
      </w:pPr>
      <w:bookmarkStart w:id="117" w:name="_Toc448831077"/>
      <w:r w:rsidRPr="00887104">
        <w:t>Details about devices</w:t>
      </w:r>
      <w:bookmarkEnd w:id="117"/>
    </w:p>
    <w:p w14:paraId="02840F9E" w14:textId="77777777" w:rsidR="002136AA" w:rsidRPr="00887104" w:rsidRDefault="002136AA" w:rsidP="002136AA">
      <w:r w:rsidRPr="00887104">
        <w:t xml:space="preserve">The battery life of the device is about 9 hours continuous use and for several days when resting. </w:t>
      </w:r>
    </w:p>
    <w:p w14:paraId="1F57BFB9" w14:textId="77777777" w:rsidR="006C69F5" w:rsidRPr="00887104" w:rsidRDefault="002136AA" w:rsidP="006C69F5">
      <w:r w:rsidRPr="00887104">
        <w:t>The team leader is responsible for charging the battery of device and ensuring that the device is ready for a full day of data collection</w:t>
      </w:r>
      <w:r w:rsidR="006C69F5">
        <w:t xml:space="preserve">. </w:t>
      </w:r>
      <w:r w:rsidR="006C69F5" w:rsidRPr="00887104">
        <w:t xml:space="preserve">The </w:t>
      </w:r>
      <w:r w:rsidR="006C69F5">
        <w:t xml:space="preserve">device must be kept clean, </w:t>
      </w:r>
      <w:r w:rsidR="006C69F5" w:rsidRPr="00887104">
        <w:t>dry and out of direct sunlight and or excessive heat for long periods.</w:t>
      </w:r>
    </w:p>
    <w:p w14:paraId="0462CCD8" w14:textId="77777777" w:rsidR="002136AA" w:rsidRDefault="002136AA" w:rsidP="002136AA"/>
    <w:p w14:paraId="5D591A29" w14:textId="77777777" w:rsidR="002136AA" w:rsidRPr="00887104" w:rsidRDefault="002136AA" w:rsidP="002136AA">
      <w:r w:rsidRPr="00887104">
        <w:t xml:space="preserve">Any malfunction of the device should be reported to the </w:t>
      </w:r>
      <w:r w:rsidR="0069444D">
        <w:t>survey coordination team</w:t>
      </w:r>
      <w:r w:rsidRPr="00887104">
        <w:t>.  Most problems can be resolved over the telephone. The survey supervisor or coordinator can provide a replacement device on demand after review of the problem.</w:t>
      </w:r>
    </w:p>
    <w:p w14:paraId="3E4D90BA" w14:textId="77777777" w:rsidR="00514E93" w:rsidRDefault="00514E93" w:rsidP="002136AA"/>
    <w:p w14:paraId="40B616BF" w14:textId="77777777" w:rsidR="003A2295" w:rsidRDefault="00236CA3" w:rsidP="003A2295">
      <w:pPr>
        <w:pStyle w:val="Heading4"/>
      </w:pPr>
      <w:bookmarkStart w:id="118" w:name="_Toc448831078"/>
      <w:r>
        <w:t>Settings</w:t>
      </w:r>
      <w:r w:rsidR="003A2295">
        <w:t xml:space="preserve"> of device</w:t>
      </w:r>
      <w:r w:rsidR="004B2CCF">
        <w:t>s</w:t>
      </w:r>
      <w:r w:rsidR="000E5BF5">
        <w:t xml:space="preserve"> </w:t>
      </w:r>
      <w:r w:rsidR="003A2295">
        <w:t>for training</w:t>
      </w:r>
      <w:bookmarkEnd w:id="118"/>
    </w:p>
    <w:p w14:paraId="24937BCC" w14:textId="77777777" w:rsidR="003A2295" w:rsidRPr="00887104" w:rsidRDefault="003A2295" w:rsidP="0067087F">
      <w:pPr>
        <w:numPr>
          <w:ilvl w:val="0"/>
          <w:numId w:val="2"/>
        </w:numPr>
      </w:pPr>
      <w:r w:rsidRPr="00887104">
        <w:t xml:space="preserve">Set screen time-out to be short </w:t>
      </w:r>
      <w:r w:rsidR="0053707E">
        <w:t>during</w:t>
      </w:r>
      <w:r w:rsidRPr="00887104">
        <w:t xml:space="preserve"> field</w:t>
      </w:r>
      <w:r w:rsidR="0053707E">
        <w:t xml:space="preserve">work to ensure the battery will last all day. </w:t>
      </w:r>
    </w:p>
    <w:p w14:paraId="490115DA" w14:textId="77777777" w:rsidR="00974164" w:rsidRPr="00887104" w:rsidRDefault="00974164" w:rsidP="0067087F">
      <w:pPr>
        <w:pStyle w:val="ListParagraph"/>
        <w:numPr>
          <w:ilvl w:val="0"/>
          <w:numId w:val="2"/>
        </w:numPr>
        <w:rPr>
          <w:lang w:eastAsia="en-GB"/>
        </w:rPr>
      </w:pPr>
      <w:r w:rsidRPr="00887104">
        <w:rPr>
          <w:lang w:eastAsia="en-GB"/>
        </w:rPr>
        <w:t xml:space="preserve">Test </w:t>
      </w:r>
      <w:r w:rsidR="0053707E">
        <w:rPr>
          <w:lang w:eastAsia="en-GB"/>
        </w:rPr>
        <w:t>all devices before training.  Open</w:t>
      </w:r>
      <w:r w:rsidRPr="00887104">
        <w:rPr>
          <w:lang w:eastAsia="en-GB"/>
        </w:rPr>
        <w:t xml:space="preserve"> </w:t>
      </w:r>
      <w:r w:rsidR="0053707E">
        <w:rPr>
          <w:lang w:eastAsia="en-GB"/>
        </w:rPr>
        <w:t>all questionnaires for the</w:t>
      </w:r>
      <w:r w:rsidRPr="00887104">
        <w:rPr>
          <w:lang w:eastAsia="en-GB"/>
        </w:rPr>
        <w:t xml:space="preserve"> fir</w:t>
      </w:r>
      <w:r w:rsidR="0053707E">
        <w:rPr>
          <w:lang w:eastAsia="en-GB"/>
        </w:rPr>
        <w:t xml:space="preserve">st time to make sure they are working.  The form will faster after the first use. </w:t>
      </w:r>
    </w:p>
    <w:p w14:paraId="49B036BE" w14:textId="77777777" w:rsidR="0053707E" w:rsidRDefault="0053707E" w:rsidP="0067087F">
      <w:pPr>
        <w:pStyle w:val="ListParagraph"/>
        <w:numPr>
          <w:ilvl w:val="0"/>
          <w:numId w:val="2"/>
        </w:numPr>
        <w:rPr>
          <w:lang w:eastAsia="en-GB"/>
        </w:rPr>
      </w:pPr>
      <w:r w:rsidRPr="002816A8">
        <w:rPr>
          <w:lang w:eastAsia="en-GB"/>
        </w:rPr>
        <w:t xml:space="preserve">If not using WIFI, turn off WIFI in settings of the mobile device.  This will save battery power.  Be careful. If you set all WIFI off in all mobile devices and you need to make a small update, you will have to set WIFI to on to make the change on all devices. </w:t>
      </w:r>
    </w:p>
    <w:p w14:paraId="0830FC1B" w14:textId="77777777" w:rsidR="00893AAF" w:rsidRDefault="00893AAF" w:rsidP="00893AAF">
      <w:pPr>
        <w:ind w:left="360"/>
        <w:rPr>
          <w:lang w:eastAsia="en-GB"/>
        </w:rPr>
      </w:pPr>
    </w:p>
    <w:p w14:paraId="5A444C8F" w14:textId="77777777" w:rsidR="00893AAF" w:rsidRPr="004020A0" w:rsidRDefault="00893AAF" w:rsidP="00893AAF">
      <w:pPr>
        <w:ind w:left="360"/>
        <w:rPr>
          <w:b/>
          <w:lang w:eastAsia="en-GB"/>
        </w:rPr>
      </w:pPr>
      <w:r w:rsidRPr="004020A0">
        <w:rPr>
          <w:b/>
          <w:lang w:eastAsia="en-GB"/>
        </w:rPr>
        <w:t>Attention</w:t>
      </w:r>
    </w:p>
    <w:p w14:paraId="0939DEFF" w14:textId="1F7ADD6E" w:rsidR="00B16079" w:rsidRPr="00893AAF" w:rsidRDefault="00B16079" w:rsidP="0067087F">
      <w:pPr>
        <w:pStyle w:val="ListParagraph"/>
        <w:numPr>
          <w:ilvl w:val="0"/>
          <w:numId w:val="2"/>
        </w:numPr>
        <w:rPr>
          <w:b/>
          <w:lang w:eastAsia="en-GB"/>
        </w:rPr>
      </w:pPr>
      <w:r w:rsidRPr="00893AAF">
        <w:rPr>
          <w:b/>
          <w:lang w:eastAsia="en-GB"/>
        </w:rPr>
        <w:t xml:space="preserve">The Standardization exercise will use </w:t>
      </w:r>
      <w:del w:id="119" w:author="Robert" w:date="2016-06-01T17:58:00Z">
        <w:r w:rsidRPr="00893AAF" w:rsidDel="006707D3">
          <w:rPr>
            <w:b/>
            <w:lang w:eastAsia="en-GB"/>
          </w:rPr>
          <w:delText xml:space="preserve">slightly </w:delText>
        </w:r>
      </w:del>
      <w:ins w:id="120" w:author="Robert" w:date="2016-06-01T17:58:00Z">
        <w:r w:rsidR="006707D3">
          <w:rPr>
            <w:b/>
            <w:lang w:eastAsia="en-GB"/>
          </w:rPr>
          <w:t xml:space="preserve">a </w:t>
        </w:r>
        <w:r w:rsidR="006707D3" w:rsidRPr="00893AAF">
          <w:rPr>
            <w:b/>
            <w:lang w:eastAsia="en-GB"/>
          </w:rPr>
          <w:t xml:space="preserve"> </w:t>
        </w:r>
      </w:ins>
      <w:r w:rsidRPr="00893AAF">
        <w:rPr>
          <w:b/>
          <w:lang w:eastAsia="en-GB"/>
        </w:rPr>
        <w:t xml:space="preserve">different configuration of ODK for the collection of the anthropometry of 10 children twice. </w:t>
      </w:r>
    </w:p>
    <w:p w14:paraId="0C2C9656" w14:textId="77777777" w:rsidR="009B4A3A" w:rsidRPr="00887104" w:rsidRDefault="009B4A3A" w:rsidP="000E5211">
      <w:pPr>
        <w:ind w:left="720"/>
      </w:pPr>
    </w:p>
    <w:p w14:paraId="25900F7A" w14:textId="77777777" w:rsidR="00280D7D" w:rsidRDefault="00280D7D" w:rsidP="00280D7D">
      <w:pPr>
        <w:pStyle w:val="Heading3"/>
      </w:pPr>
      <w:bookmarkStart w:id="121" w:name="_Toc448831079"/>
      <w:r w:rsidRPr="00887104">
        <w:t>Use of device</w:t>
      </w:r>
      <w:bookmarkEnd w:id="121"/>
    </w:p>
    <w:p w14:paraId="22AE7192" w14:textId="77777777" w:rsidR="000F33F2" w:rsidRDefault="000F33F2" w:rsidP="000F33F2">
      <w:r>
        <w:t xml:space="preserve">Discuss the basic rules of use of mobile devices with all of the survey personnel. </w:t>
      </w:r>
    </w:p>
    <w:p w14:paraId="1947B500" w14:textId="77777777" w:rsidR="000F33F2" w:rsidRPr="000F33F2" w:rsidRDefault="000F33F2" w:rsidP="000F33F2"/>
    <w:p w14:paraId="6EF774FF" w14:textId="77777777" w:rsidR="00BB28E3" w:rsidRPr="00887104" w:rsidRDefault="00BB28E3" w:rsidP="00BB28E3">
      <w:r w:rsidRPr="00887104">
        <w:t>Basic rules</w:t>
      </w:r>
    </w:p>
    <w:p w14:paraId="26505D17" w14:textId="77777777" w:rsidR="006F1238" w:rsidRPr="00887104" w:rsidRDefault="006F1238" w:rsidP="0067087F">
      <w:pPr>
        <w:numPr>
          <w:ilvl w:val="0"/>
          <w:numId w:val="2"/>
        </w:numPr>
      </w:pPr>
      <w:r w:rsidRPr="00887104">
        <w:t>The mobile device is not your camera, toy, a radio or movie player</w:t>
      </w:r>
    </w:p>
    <w:p w14:paraId="740FF7F8" w14:textId="77777777" w:rsidR="006F1238" w:rsidRDefault="006F1238" w:rsidP="0067087F">
      <w:pPr>
        <w:numPr>
          <w:ilvl w:val="0"/>
          <w:numId w:val="2"/>
        </w:numPr>
      </w:pPr>
      <w:r w:rsidRPr="00887104">
        <w:t xml:space="preserve">If </w:t>
      </w:r>
      <w:r w:rsidR="008136BB">
        <w:t>any survey personnel</w:t>
      </w:r>
      <w:r w:rsidRPr="00887104">
        <w:t xml:space="preserve"> reformat or hack the device, </w:t>
      </w:r>
      <w:r w:rsidR="008136BB">
        <w:t>they</w:t>
      </w:r>
      <w:r w:rsidRPr="00887104">
        <w:t xml:space="preserve"> will be dismissed</w:t>
      </w:r>
    </w:p>
    <w:p w14:paraId="23A8E346" w14:textId="77777777" w:rsidR="00981A1D" w:rsidRPr="00887104" w:rsidRDefault="00981A1D" w:rsidP="0067087F">
      <w:pPr>
        <w:numPr>
          <w:ilvl w:val="0"/>
          <w:numId w:val="2"/>
        </w:numPr>
      </w:pPr>
      <w:r>
        <w:t>All survey personnel</w:t>
      </w:r>
      <w:r w:rsidRPr="00887104">
        <w:t xml:space="preserve"> are responsible to protect </w:t>
      </w:r>
      <w:r>
        <w:t xml:space="preserve">the </w:t>
      </w:r>
      <w:r w:rsidRPr="00887104">
        <w:t>device from damage or loss</w:t>
      </w:r>
    </w:p>
    <w:p w14:paraId="2123C9C6" w14:textId="77777777" w:rsidR="006F1238" w:rsidRPr="00887104" w:rsidRDefault="006F1238" w:rsidP="0067087F">
      <w:pPr>
        <w:numPr>
          <w:ilvl w:val="0"/>
          <w:numId w:val="2"/>
        </w:numPr>
      </w:pPr>
      <w:r w:rsidRPr="00887104">
        <w:t>Do not use the device for personal reasons</w:t>
      </w:r>
    </w:p>
    <w:p w14:paraId="7500867F" w14:textId="77777777" w:rsidR="006F1238" w:rsidRPr="00887104" w:rsidRDefault="006F1238" w:rsidP="0067087F">
      <w:pPr>
        <w:numPr>
          <w:ilvl w:val="0"/>
          <w:numId w:val="2"/>
        </w:numPr>
      </w:pPr>
      <w:r w:rsidRPr="00887104">
        <w:t>Do not show off the tablet during or after data collection</w:t>
      </w:r>
    </w:p>
    <w:p w14:paraId="3034A09C" w14:textId="77777777" w:rsidR="006F1238" w:rsidRPr="00887104" w:rsidRDefault="006F1238" w:rsidP="0067087F">
      <w:pPr>
        <w:numPr>
          <w:ilvl w:val="0"/>
          <w:numId w:val="2"/>
        </w:numPr>
      </w:pPr>
      <w:r w:rsidRPr="00887104">
        <w:t>Keep the device</w:t>
      </w:r>
      <w:r w:rsidR="00341BFA">
        <w:t xml:space="preserve"> out of site</w:t>
      </w:r>
      <w:r w:rsidRPr="00887104">
        <w:t xml:space="preserve"> in survey bag when not using it in data collection in field</w:t>
      </w:r>
    </w:p>
    <w:p w14:paraId="6E025EDB" w14:textId="77777777" w:rsidR="006F1238" w:rsidRPr="00887104" w:rsidRDefault="006F1238" w:rsidP="0067087F">
      <w:pPr>
        <w:numPr>
          <w:ilvl w:val="0"/>
          <w:numId w:val="2"/>
        </w:numPr>
      </w:pPr>
      <w:r w:rsidRPr="00887104">
        <w:t>Keep the device in protected case</w:t>
      </w:r>
      <w:r w:rsidR="00BE0A7E" w:rsidRPr="00887104">
        <w:t xml:space="preserve"> and/or box</w:t>
      </w:r>
      <w:r w:rsidRPr="00887104">
        <w:t xml:space="preserve"> when traveling</w:t>
      </w:r>
    </w:p>
    <w:p w14:paraId="6BFDDDC2" w14:textId="77777777" w:rsidR="00A852C6" w:rsidRPr="00887104" w:rsidRDefault="00A852C6" w:rsidP="00BE0A7E">
      <w:pPr>
        <w:ind w:left="720"/>
      </w:pPr>
    </w:p>
    <w:p w14:paraId="05315264" w14:textId="77777777" w:rsidR="00BB28E3" w:rsidRPr="00887104" w:rsidRDefault="00A852C6" w:rsidP="00BB28E3">
      <w:r w:rsidRPr="00887104">
        <w:t>General instructions for use of device</w:t>
      </w:r>
    </w:p>
    <w:p w14:paraId="503283FE" w14:textId="77777777" w:rsidR="006F1238" w:rsidRPr="00887104" w:rsidRDefault="006F1238" w:rsidP="0067087F">
      <w:pPr>
        <w:numPr>
          <w:ilvl w:val="0"/>
          <w:numId w:val="3"/>
        </w:numPr>
      </w:pPr>
      <w:r w:rsidRPr="00887104">
        <w:t>Turn the Android on and off</w:t>
      </w:r>
    </w:p>
    <w:p w14:paraId="3CFE93EC" w14:textId="77777777" w:rsidR="006F1238" w:rsidRPr="00887104" w:rsidRDefault="006F1238" w:rsidP="0067087F">
      <w:pPr>
        <w:numPr>
          <w:ilvl w:val="0"/>
          <w:numId w:val="3"/>
        </w:numPr>
      </w:pPr>
      <w:r w:rsidRPr="00887104">
        <w:t>Put the Android in sleep mode</w:t>
      </w:r>
    </w:p>
    <w:p w14:paraId="0D7D86C0" w14:textId="77777777" w:rsidR="006F1238" w:rsidRPr="00887104" w:rsidRDefault="006F1238" w:rsidP="0067087F">
      <w:pPr>
        <w:numPr>
          <w:ilvl w:val="0"/>
          <w:numId w:val="3"/>
        </w:numPr>
      </w:pPr>
      <w:r w:rsidRPr="00887104">
        <w:t>Turn the volume up and down</w:t>
      </w:r>
    </w:p>
    <w:p w14:paraId="23A72834" w14:textId="77777777" w:rsidR="006F1238" w:rsidRPr="00887104" w:rsidRDefault="006F1238" w:rsidP="0067087F">
      <w:pPr>
        <w:numPr>
          <w:ilvl w:val="0"/>
          <w:numId w:val="3"/>
        </w:numPr>
      </w:pPr>
      <w:r w:rsidRPr="00887104">
        <w:t>Swipe the screens</w:t>
      </w:r>
      <w:r w:rsidR="00541D27">
        <w:t xml:space="preserve"> (open device from landing page)</w:t>
      </w:r>
    </w:p>
    <w:p w14:paraId="5EBE0C0F" w14:textId="77777777" w:rsidR="006F1238" w:rsidRPr="00887104" w:rsidRDefault="006F1238" w:rsidP="0067087F">
      <w:pPr>
        <w:numPr>
          <w:ilvl w:val="0"/>
          <w:numId w:val="3"/>
        </w:numPr>
      </w:pPr>
      <w:r w:rsidRPr="00887104">
        <w:t>Go to the HOME page</w:t>
      </w:r>
    </w:p>
    <w:p w14:paraId="3BE18BFE" w14:textId="77777777" w:rsidR="006F1238" w:rsidRPr="00887104" w:rsidRDefault="006F1238" w:rsidP="0067087F">
      <w:pPr>
        <w:numPr>
          <w:ilvl w:val="0"/>
          <w:numId w:val="3"/>
        </w:numPr>
      </w:pPr>
      <w:r w:rsidRPr="00887104">
        <w:t>Do a short press</w:t>
      </w:r>
    </w:p>
    <w:p w14:paraId="56C4625E" w14:textId="77777777" w:rsidR="006F1238" w:rsidRPr="00887104" w:rsidRDefault="006F1238" w:rsidP="0067087F">
      <w:pPr>
        <w:numPr>
          <w:ilvl w:val="0"/>
          <w:numId w:val="3"/>
        </w:numPr>
      </w:pPr>
      <w:r w:rsidRPr="00887104">
        <w:t>Do a long press</w:t>
      </w:r>
    </w:p>
    <w:p w14:paraId="46FE9AD9" w14:textId="77777777" w:rsidR="00F94B44" w:rsidRPr="00887104" w:rsidRDefault="00F94B44" w:rsidP="0067087F">
      <w:pPr>
        <w:numPr>
          <w:ilvl w:val="0"/>
          <w:numId w:val="3"/>
        </w:numPr>
      </w:pPr>
      <w:r w:rsidRPr="00887104">
        <w:t>Select a program</w:t>
      </w:r>
    </w:p>
    <w:p w14:paraId="3087437C" w14:textId="77777777" w:rsidR="006F1238" w:rsidRPr="00887104" w:rsidRDefault="006F1238" w:rsidP="0067087F">
      <w:pPr>
        <w:numPr>
          <w:ilvl w:val="0"/>
          <w:numId w:val="4"/>
        </w:numPr>
      </w:pPr>
      <w:r w:rsidRPr="00887104">
        <w:t xml:space="preserve">Turn on and off </w:t>
      </w:r>
      <w:r w:rsidR="00F94B44">
        <w:t>M</w:t>
      </w:r>
      <w:r w:rsidR="00341BFA">
        <w:t>aps</w:t>
      </w:r>
      <w:r w:rsidRPr="00887104">
        <w:t xml:space="preserve"> application</w:t>
      </w:r>
    </w:p>
    <w:p w14:paraId="5034BEEB" w14:textId="77777777" w:rsidR="006F1238" w:rsidRPr="00887104" w:rsidRDefault="006F1238" w:rsidP="0067087F">
      <w:pPr>
        <w:numPr>
          <w:ilvl w:val="0"/>
          <w:numId w:val="4"/>
        </w:numPr>
      </w:pPr>
      <w:r w:rsidRPr="00887104">
        <w:t xml:space="preserve">Turn on and off </w:t>
      </w:r>
      <w:r w:rsidR="00F94B44">
        <w:t>ODK</w:t>
      </w:r>
      <w:r w:rsidR="003B77AB">
        <w:t xml:space="preserve"> C</w:t>
      </w:r>
      <w:r w:rsidR="00252109">
        <w:t>o</w:t>
      </w:r>
      <w:r w:rsidR="003B77AB">
        <w:t>llect</w:t>
      </w:r>
      <w:r w:rsidR="00252109">
        <w:t xml:space="preserve"> </w:t>
      </w:r>
    </w:p>
    <w:p w14:paraId="128D132B" w14:textId="77777777" w:rsidR="00252109" w:rsidRDefault="00252109" w:rsidP="0067087F">
      <w:pPr>
        <w:numPr>
          <w:ilvl w:val="0"/>
          <w:numId w:val="3"/>
        </w:numPr>
      </w:pPr>
      <w:r w:rsidRPr="00887104">
        <w:t>Demonstrate keyboard</w:t>
      </w:r>
      <w:r>
        <w:t xml:space="preserve">  (for example in registration form)</w:t>
      </w:r>
    </w:p>
    <w:p w14:paraId="49250B46" w14:textId="77777777" w:rsidR="006F1238" w:rsidRDefault="006F1238" w:rsidP="0067087F">
      <w:pPr>
        <w:numPr>
          <w:ilvl w:val="0"/>
          <w:numId w:val="3"/>
        </w:numPr>
      </w:pPr>
      <w:r w:rsidRPr="00887104">
        <w:t>Demonstrate number pad</w:t>
      </w:r>
      <w:r w:rsidR="00252109">
        <w:t xml:space="preserve"> (for entry of numerical data)</w:t>
      </w:r>
    </w:p>
    <w:p w14:paraId="2D2E4E2E" w14:textId="77777777" w:rsidR="002D72AC" w:rsidRDefault="00252109" w:rsidP="0067087F">
      <w:pPr>
        <w:numPr>
          <w:ilvl w:val="0"/>
          <w:numId w:val="3"/>
        </w:numPr>
      </w:pPr>
      <w:r>
        <w:t>Demonstrate date data entry (for entry of dates)</w:t>
      </w:r>
    </w:p>
    <w:p w14:paraId="6479F4B4" w14:textId="77777777" w:rsidR="002D72AC" w:rsidRPr="00887104" w:rsidRDefault="002D72AC" w:rsidP="0067087F">
      <w:pPr>
        <w:numPr>
          <w:ilvl w:val="0"/>
          <w:numId w:val="4"/>
        </w:numPr>
      </w:pPr>
      <w:r>
        <w:t>Be careful with swiping the screen – you can accidently enter incorrect data</w:t>
      </w:r>
    </w:p>
    <w:p w14:paraId="35AD8DDC" w14:textId="77777777" w:rsidR="00C80A06" w:rsidRDefault="00C80A06">
      <w:pPr>
        <w:spacing w:after="160" w:line="259" w:lineRule="auto"/>
        <w:rPr>
          <w:rFonts w:asciiTheme="majorHAnsi" w:eastAsiaTheme="majorEastAsia" w:hAnsiTheme="majorHAnsi" w:cstheme="majorBidi"/>
          <w:color w:val="2E74B5" w:themeColor="accent1" w:themeShade="BF"/>
          <w:sz w:val="24"/>
          <w:szCs w:val="24"/>
        </w:rPr>
      </w:pPr>
      <w:r>
        <w:br w:type="page"/>
      </w:r>
    </w:p>
    <w:p w14:paraId="5E27FD0C" w14:textId="77777777" w:rsidR="00A852C6" w:rsidRPr="00887104" w:rsidRDefault="00B35F5E" w:rsidP="00B35F5E">
      <w:pPr>
        <w:pStyle w:val="Heading3"/>
      </w:pPr>
      <w:bookmarkStart w:id="122" w:name="_Toc448831080"/>
      <w:r>
        <w:lastRenderedPageBreak/>
        <w:t>Use of</w:t>
      </w:r>
      <w:r w:rsidR="00AE0ACD">
        <w:t xml:space="preserve"> ODK</w:t>
      </w:r>
      <w:r w:rsidR="007A1D43">
        <w:t xml:space="preserve"> Collect</w:t>
      </w:r>
      <w:bookmarkEnd w:id="122"/>
    </w:p>
    <w:p w14:paraId="3F23A42E" w14:textId="77777777" w:rsidR="008849BA" w:rsidRDefault="008849BA" w:rsidP="00280D7D"/>
    <w:p w14:paraId="555E44FD" w14:textId="77777777" w:rsidR="00C85D79" w:rsidRDefault="00C85D79" w:rsidP="00280D7D">
      <w:r>
        <w:t>To start ODK – click on ODK Collect icon</w:t>
      </w:r>
    </w:p>
    <w:p w14:paraId="1C89744E" w14:textId="77777777" w:rsidR="00C85D79" w:rsidRDefault="00C85D79" w:rsidP="00280D7D">
      <w:r>
        <w:t>To open questionnaire</w:t>
      </w:r>
      <w:r w:rsidR="00A40C7A">
        <w:t xml:space="preserve"> list</w:t>
      </w:r>
      <w:r>
        <w:t xml:space="preserve"> – click on </w:t>
      </w:r>
      <w:r w:rsidRPr="00CC5D75">
        <w:rPr>
          <w:i/>
        </w:rPr>
        <w:t>Fill Blank Form</w:t>
      </w:r>
    </w:p>
    <w:p w14:paraId="603F985F" w14:textId="77777777" w:rsidR="00A40C7A" w:rsidRDefault="00A40C7A" w:rsidP="00280D7D">
      <w:r>
        <w:t>To open questionnaire – click on name of selected questionnaire</w:t>
      </w:r>
    </w:p>
    <w:p w14:paraId="02C54BA8" w14:textId="77777777" w:rsidR="008849BA" w:rsidRDefault="008849BA" w:rsidP="00280D7D"/>
    <w:p w14:paraId="65F42905" w14:textId="77777777" w:rsidR="00AE0ACD" w:rsidRPr="00887104" w:rsidRDefault="00AE0ACD" w:rsidP="00AE0ACD">
      <w:r>
        <w:t>Q</w:t>
      </w:r>
      <w:r w:rsidRPr="00887104">
        <w:t xml:space="preserve">uestion </w:t>
      </w:r>
      <w:r w:rsidR="00074C5B">
        <w:t xml:space="preserve">and answer </w:t>
      </w:r>
      <w:r w:rsidRPr="00887104">
        <w:t xml:space="preserve">types used in </w:t>
      </w:r>
      <w:r w:rsidR="00074C5B">
        <w:t>ODK</w:t>
      </w:r>
      <w:r w:rsidRPr="00887104">
        <w:t xml:space="preserve"> questionnaire</w:t>
      </w:r>
      <w:r w:rsidR="00074C5B">
        <w:t>s</w:t>
      </w:r>
    </w:p>
    <w:p w14:paraId="62D69F79" w14:textId="77777777" w:rsidR="00AE0ACD" w:rsidRPr="00887104" w:rsidRDefault="00AE0ACD" w:rsidP="0067087F">
      <w:pPr>
        <w:pStyle w:val="ListParagraph"/>
        <w:numPr>
          <w:ilvl w:val="0"/>
          <w:numId w:val="17"/>
        </w:numPr>
      </w:pPr>
      <w:r w:rsidRPr="00887104">
        <w:t>Yes / No</w:t>
      </w:r>
    </w:p>
    <w:p w14:paraId="5EB0E30F" w14:textId="77777777" w:rsidR="00AE0ACD" w:rsidRDefault="00AE0ACD" w:rsidP="0067087F">
      <w:pPr>
        <w:pStyle w:val="ListParagraph"/>
        <w:numPr>
          <w:ilvl w:val="0"/>
          <w:numId w:val="17"/>
        </w:numPr>
      </w:pPr>
      <w:r>
        <w:t>Select one answer</w:t>
      </w:r>
    </w:p>
    <w:p w14:paraId="4303AB30" w14:textId="77777777" w:rsidR="007B58E4" w:rsidRPr="00887104" w:rsidRDefault="007B58E4" w:rsidP="0067087F">
      <w:pPr>
        <w:pStyle w:val="ListParagraph"/>
        <w:numPr>
          <w:ilvl w:val="0"/>
          <w:numId w:val="17"/>
        </w:numPr>
      </w:pPr>
      <w:r>
        <w:t>Select multiple answers</w:t>
      </w:r>
    </w:p>
    <w:p w14:paraId="7ECB2A20" w14:textId="77777777" w:rsidR="00AE0ACD" w:rsidRDefault="005E3E3C" w:rsidP="0067087F">
      <w:pPr>
        <w:pStyle w:val="ListParagraph"/>
        <w:numPr>
          <w:ilvl w:val="0"/>
          <w:numId w:val="17"/>
        </w:numPr>
      </w:pPr>
      <w:r>
        <w:t>A</w:t>
      </w:r>
      <w:r w:rsidR="00AE0ACD" w:rsidRPr="00887104">
        <w:t>nswer</w:t>
      </w:r>
      <w:r>
        <w:t xml:space="preserve"> with number</w:t>
      </w:r>
    </w:p>
    <w:p w14:paraId="531BF7B9" w14:textId="77777777" w:rsidR="00AE0ACD" w:rsidRPr="00887104" w:rsidRDefault="005E3E3C" w:rsidP="0067087F">
      <w:pPr>
        <w:pStyle w:val="ListParagraph"/>
        <w:numPr>
          <w:ilvl w:val="0"/>
          <w:numId w:val="17"/>
        </w:numPr>
      </w:pPr>
      <w:r>
        <w:t>A</w:t>
      </w:r>
      <w:r w:rsidR="00AE0ACD" w:rsidRPr="00887104">
        <w:t>nswer</w:t>
      </w:r>
      <w:r>
        <w:t xml:space="preserve"> with Text</w:t>
      </w:r>
    </w:p>
    <w:p w14:paraId="72FB55D6" w14:textId="77777777" w:rsidR="00A73B92" w:rsidRPr="00887104" w:rsidRDefault="00A73B92" w:rsidP="00A73B92"/>
    <w:p w14:paraId="2F18E695" w14:textId="77777777" w:rsidR="00A73B92" w:rsidRDefault="00A73B92" w:rsidP="00A73B92">
      <w:r w:rsidRPr="00887104">
        <w:t>How to make corrections</w:t>
      </w:r>
    </w:p>
    <w:p w14:paraId="6952B513" w14:textId="77777777" w:rsidR="0032544E" w:rsidRDefault="0032544E" w:rsidP="0067087F">
      <w:pPr>
        <w:pStyle w:val="ListParagraph"/>
        <w:numPr>
          <w:ilvl w:val="0"/>
          <w:numId w:val="17"/>
        </w:numPr>
      </w:pPr>
      <w:r>
        <w:t>Navigate to question to correct</w:t>
      </w:r>
    </w:p>
    <w:p w14:paraId="24F976AA" w14:textId="77777777" w:rsidR="0032544E" w:rsidRDefault="0032544E" w:rsidP="0067087F">
      <w:pPr>
        <w:pStyle w:val="ListParagraph"/>
        <w:numPr>
          <w:ilvl w:val="0"/>
          <w:numId w:val="17"/>
        </w:numPr>
      </w:pPr>
      <w:r>
        <w:t xml:space="preserve">Click on the answer cell </w:t>
      </w:r>
      <w:r w:rsidR="00AA7D1A">
        <w:t>to put the blinking cursor in place</w:t>
      </w:r>
    </w:p>
    <w:p w14:paraId="114A2CA8" w14:textId="77777777" w:rsidR="0032544E" w:rsidRDefault="0032544E" w:rsidP="0067087F">
      <w:pPr>
        <w:pStyle w:val="ListParagraph"/>
        <w:numPr>
          <w:ilvl w:val="0"/>
          <w:numId w:val="17"/>
        </w:numPr>
      </w:pPr>
      <w:r>
        <w:t>Use the back</w:t>
      </w:r>
      <w:r w:rsidR="001A7C5D">
        <w:t>space</w:t>
      </w:r>
      <w:r>
        <w:t xml:space="preserve"> button to delete the incorrect entry</w:t>
      </w:r>
    </w:p>
    <w:p w14:paraId="659FD4CA" w14:textId="77777777" w:rsidR="0032544E" w:rsidRDefault="0032544E" w:rsidP="0067087F">
      <w:pPr>
        <w:pStyle w:val="ListParagraph"/>
        <w:numPr>
          <w:ilvl w:val="0"/>
          <w:numId w:val="17"/>
        </w:numPr>
      </w:pPr>
      <w:r>
        <w:t>Enter the correct answer</w:t>
      </w:r>
    </w:p>
    <w:p w14:paraId="3FB32638" w14:textId="77777777" w:rsidR="0032544E" w:rsidRDefault="0032544E" w:rsidP="0067087F">
      <w:pPr>
        <w:pStyle w:val="ListParagraph"/>
        <w:numPr>
          <w:ilvl w:val="0"/>
          <w:numId w:val="17"/>
        </w:numPr>
      </w:pPr>
      <w:r>
        <w:t xml:space="preserve">Click on arrow on lower right to </w:t>
      </w:r>
      <w:r w:rsidR="003262CC">
        <w:t>enter and advance to the next question</w:t>
      </w:r>
    </w:p>
    <w:p w14:paraId="56CE0E34" w14:textId="77777777" w:rsidR="00631D5F" w:rsidRDefault="00631D5F" w:rsidP="00A73B92"/>
    <w:p w14:paraId="3A03D541" w14:textId="77777777" w:rsidR="00631D5F" w:rsidRDefault="00631D5F" w:rsidP="00A73B92">
      <w:r>
        <w:t xml:space="preserve">Add New Group? </w:t>
      </w:r>
      <w:r w:rsidR="00DE7A64">
        <w:t xml:space="preserve"> - Entering data to a list</w:t>
      </w:r>
    </w:p>
    <w:p w14:paraId="4018FBD3" w14:textId="77777777" w:rsidR="00043501" w:rsidRDefault="00043501" w:rsidP="00A73B92">
      <w:r>
        <w:t xml:space="preserve">In some cases, such as listing all household members, we need to enter all members from the first to the last.  To enter data into this type of list: </w:t>
      </w:r>
    </w:p>
    <w:p w14:paraId="1981A5FF" w14:textId="77777777" w:rsidR="00043501" w:rsidRDefault="00043501" w:rsidP="0067087F">
      <w:pPr>
        <w:pStyle w:val="ListParagraph"/>
        <w:numPr>
          <w:ilvl w:val="0"/>
          <w:numId w:val="18"/>
        </w:numPr>
      </w:pPr>
      <w:r>
        <w:t>At</w:t>
      </w:r>
      <w:r w:rsidR="00670200">
        <w:t xml:space="preserve"> the </w:t>
      </w:r>
      <w:r w:rsidR="00670200" w:rsidRPr="00670200">
        <w:rPr>
          <w:i/>
        </w:rPr>
        <w:t>Add New G</w:t>
      </w:r>
      <w:r w:rsidR="00E40EAE">
        <w:rPr>
          <w:i/>
        </w:rPr>
        <w:t>roup</w:t>
      </w:r>
      <w:r w:rsidRPr="00670200">
        <w:rPr>
          <w:i/>
        </w:rPr>
        <w:t>?</w:t>
      </w:r>
      <w:r>
        <w:t xml:space="preserve">  prompt,  click </w:t>
      </w:r>
      <w:r w:rsidRPr="00670200">
        <w:rPr>
          <w:i/>
        </w:rPr>
        <w:t>Add Group</w:t>
      </w:r>
    </w:p>
    <w:p w14:paraId="1DC9E109" w14:textId="77777777" w:rsidR="00043501" w:rsidRDefault="00043501" w:rsidP="0067087F">
      <w:pPr>
        <w:pStyle w:val="ListParagraph"/>
        <w:numPr>
          <w:ilvl w:val="0"/>
          <w:numId w:val="18"/>
        </w:numPr>
      </w:pPr>
      <w:r>
        <w:t xml:space="preserve">Answer </w:t>
      </w:r>
      <w:r w:rsidR="00670200">
        <w:t xml:space="preserve">all </w:t>
      </w:r>
      <w:r>
        <w:t>questions</w:t>
      </w:r>
    </w:p>
    <w:p w14:paraId="64CACEFD" w14:textId="77777777" w:rsidR="00043501" w:rsidRDefault="00043501" w:rsidP="0067087F">
      <w:pPr>
        <w:pStyle w:val="ListParagraph"/>
        <w:numPr>
          <w:ilvl w:val="0"/>
          <w:numId w:val="18"/>
        </w:numPr>
      </w:pPr>
      <w:r>
        <w:t xml:space="preserve">If there is another person or thing to add to list, click </w:t>
      </w:r>
      <w:r w:rsidRPr="00670200">
        <w:rPr>
          <w:i/>
        </w:rPr>
        <w:t>Add Group</w:t>
      </w:r>
      <w:r>
        <w:t xml:space="preserve"> again</w:t>
      </w:r>
    </w:p>
    <w:p w14:paraId="5373AD01" w14:textId="77777777" w:rsidR="00043501" w:rsidRPr="00670200" w:rsidRDefault="00043501" w:rsidP="0067087F">
      <w:pPr>
        <w:pStyle w:val="ListParagraph"/>
        <w:numPr>
          <w:ilvl w:val="0"/>
          <w:numId w:val="18"/>
        </w:numPr>
      </w:pPr>
      <w:r>
        <w:t xml:space="preserve">When you complete the questions on the last </w:t>
      </w:r>
      <w:r w:rsidR="002C6F64">
        <w:t xml:space="preserve">person or thing, click </w:t>
      </w:r>
      <w:r w:rsidR="002C6F64" w:rsidRPr="00670200">
        <w:rPr>
          <w:i/>
        </w:rPr>
        <w:t>Do Not Add</w:t>
      </w:r>
    </w:p>
    <w:p w14:paraId="17C0EB30" w14:textId="77777777" w:rsidR="00670200" w:rsidRDefault="00670200" w:rsidP="0067087F">
      <w:pPr>
        <w:pStyle w:val="ListParagraph"/>
        <w:numPr>
          <w:ilvl w:val="0"/>
          <w:numId w:val="18"/>
        </w:numPr>
      </w:pPr>
      <w:r>
        <w:t xml:space="preserve">This ends the list and continues with the questionnaire. </w:t>
      </w:r>
    </w:p>
    <w:p w14:paraId="5F0B5286" w14:textId="77777777" w:rsidR="00043501" w:rsidRPr="00887104" w:rsidRDefault="00043501" w:rsidP="00043501">
      <w:pPr>
        <w:pStyle w:val="ListParagraph"/>
      </w:pPr>
    </w:p>
    <w:p w14:paraId="5069C076" w14:textId="77777777" w:rsidR="00A73B92" w:rsidRDefault="00670200" w:rsidP="00461835">
      <w:r>
        <w:t xml:space="preserve">If you make a mistake in the list – and have clicked </w:t>
      </w:r>
      <w:r w:rsidRPr="00670200">
        <w:rPr>
          <w:i/>
        </w:rPr>
        <w:t>Add Group</w:t>
      </w:r>
      <w:r>
        <w:rPr>
          <w:i/>
        </w:rPr>
        <w:t xml:space="preserve"> </w:t>
      </w:r>
      <w:r>
        <w:t xml:space="preserve">when the listing was complete: </w:t>
      </w:r>
    </w:p>
    <w:p w14:paraId="04094A49" w14:textId="77777777" w:rsidR="00670200" w:rsidRDefault="00670200" w:rsidP="0067087F">
      <w:pPr>
        <w:pStyle w:val="ListParagraph"/>
        <w:numPr>
          <w:ilvl w:val="0"/>
          <w:numId w:val="19"/>
        </w:numPr>
      </w:pPr>
      <w:r>
        <w:t>Navigate to the question in the Add Group list</w:t>
      </w:r>
    </w:p>
    <w:p w14:paraId="737376B5" w14:textId="77777777" w:rsidR="00670200" w:rsidRDefault="00670200" w:rsidP="0067087F">
      <w:pPr>
        <w:pStyle w:val="ListParagraph"/>
        <w:numPr>
          <w:ilvl w:val="0"/>
          <w:numId w:val="19"/>
        </w:numPr>
      </w:pPr>
      <w:r>
        <w:t>Long click on the answer</w:t>
      </w:r>
    </w:p>
    <w:p w14:paraId="2F9DF3B1" w14:textId="77777777" w:rsidR="00670200" w:rsidRDefault="00670200" w:rsidP="0067087F">
      <w:pPr>
        <w:pStyle w:val="ListParagraph"/>
        <w:numPr>
          <w:ilvl w:val="0"/>
          <w:numId w:val="19"/>
        </w:numPr>
      </w:pPr>
      <w:r>
        <w:t xml:space="preserve">When the </w:t>
      </w:r>
      <w:r w:rsidRPr="00670200">
        <w:rPr>
          <w:i/>
        </w:rPr>
        <w:t>Remove Group</w:t>
      </w:r>
      <w:r>
        <w:t xml:space="preserve"> prompt appears, click </w:t>
      </w:r>
      <w:r w:rsidRPr="00670200">
        <w:rPr>
          <w:i/>
        </w:rPr>
        <w:t>Remove group</w:t>
      </w:r>
      <w:r>
        <w:t xml:space="preserve">. </w:t>
      </w:r>
    </w:p>
    <w:p w14:paraId="599AA38B" w14:textId="77777777" w:rsidR="00796B4F" w:rsidRDefault="00796B4F" w:rsidP="00796B4F"/>
    <w:p w14:paraId="1C80E7F6" w14:textId="77777777" w:rsidR="00796B4F" w:rsidRDefault="00796B4F" w:rsidP="00796B4F">
      <w:r w:rsidRPr="00887104">
        <w:t xml:space="preserve">How to </w:t>
      </w:r>
      <w:r>
        <w:t xml:space="preserve">navigate through questionnaire </w:t>
      </w:r>
    </w:p>
    <w:p w14:paraId="184F8164" w14:textId="77777777" w:rsidR="00796B4F" w:rsidRDefault="00796B4F" w:rsidP="00796B4F">
      <w:pPr>
        <w:ind w:firstLine="360"/>
      </w:pPr>
      <w:r>
        <w:t>Navigate question by question</w:t>
      </w:r>
    </w:p>
    <w:p w14:paraId="3D239592" w14:textId="77777777" w:rsidR="00796B4F" w:rsidRDefault="00796B4F" w:rsidP="0067087F">
      <w:pPr>
        <w:pStyle w:val="ListParagraph"/>
        <w:numPr>
          <w:ilvl w:val="0"/>
          <w:numId w:val="17"/>
        </w:numPr>
      </w:pPr>
      <w:r>
        <w:t>Use the arrows at the lower edge of screen</w:t>
      </w:r>
    </w:p>
    <w:p w14:paraId="192DDD61" w14:textId="77777777" w:rsidR="00796B4F" w:rsidRDefault="00796B4F" w:rsidP="00796B4F">
      <w:pPr>
        <w:ind w:left="360"/>
      </w:pPr>
      <w:r>
        <w:t>Navigate directly to a question</w:t>
      </w:r>
    </w:p>
    <w:p w14:paraId="0F9295D4" w14:textId="77777777" w:rsidR="00796B4F" w:rsidRDefault="00796B4F" w:rsidP="0067087F">
      <w:pPr>
        <w:pStyle w:val="ListParagraph"/>
        <w:numPr>
          <w:ilvl w:val="0"/>
          <w:numId w:val="17"/>
        </w:numPr>
      </w:pPr>
      <w:r>
        <w:t xml:space="preserve">Click on the </w:t>
      </w:r>
      <w:r w:rsidRPr="00796B4F">
        <w:rPr>
          <w:i/>
        </w:rPr>
        <w:t>Arrow to Dot</w:t>
      </w:r>
      <w:r>
        <w:t xml:space="preserve"> icon on top right of screen</w:t>
      </w:r>
    </w:p>
    <w:p w14:paraId="058A935A" w14:textId="77777777" w:rsidR="00796B4F" w:rsidRDefault="00796B4F" w:rsidP="0067087F">
      <w:pPr>
        <w:pStyle w:val="ListParagraph"/>
        <w:numPr>
          <w:ilvl w:val="0"/>
          <w:numId w:val="17"/>
        </w:numPr>
      </w:pPr>
      <w:r>
        <w:t xml:space="preserve">Scroll to and click on question that you would like to go to. </w:t>
      </w:r>
    </w:p>
    <w:p w14:paraId="3043930D" w14:textId="77777777" w:rsidR="00796B4F" w:rsidRDefault="00796B4F" w:rsidP="0067087F">
      <w:pPr>
        <w:pStyle w:val="ListParagraph"/>
        <w:numPr>
          <w:ilvl w:val="0"/>
          <w:numId w:val="17"/>
        </w:numPr>
      </w:pPr>
      <w:r>
        <w:t xml:space="preserve">If your question does not appear, click </w:t>
      </w:r>
      <w:r w:rsidRPr="00796B4F">
        <w:rPr>
          <w:i/>
        </w:rPr>
        <w:t>Go Up</w:t>
      </w:r>
      <w:r>
        <w:t xml:space="preserve"> in bottom left of screen</w:t>
      </w:r>
    </w:p>
    <w:p w14:paraId="2B6D2BC5" w14:textId="77777777" w:rsidR="008828F4" w:rsidRDefault="008828F4" w:rsidP="00EB4D7F">
      <w:pPr>
        <w:ind w:firstLine="360"/>
      </w:pPr>
    </w:p>
    <w:p w14:paraId="1634FA70" w14:textId="77777777" w:rsidR="00EB4D7F" w:rsidRPr="00134B45" w:rsidRDefault="00EB4D7F" w:rsidP="00EB4D7F">
      <w:pPr>
        <w:ind w:firstLine="360"/>
      </w:pPr>
      <w:r w:rsidRPr="00134B45">
        <w:t>Explain the levels of a questionnaire</w:t>
      </w:r>
    </w:p>
    <w:p w14:paraId="09785450" w14:textId="77777777" w:rsidR="00EB4D7F" w:rsidRPr="00134B45" w:rsidRDefault="00EB4D7F" w:rsidP="0067087F">
      <w:pPr>
        <w:pStyle w:val="ListParagraph"/>
        <w:numPr>
          <w:ilvl w:val="0"/>
          <w:numId w:val="21"/>
        </w:numPr>
      </w:pPr>
      <w:r w:rsidRPr="00134B45">
        <w:t>Main questionnaire</w:t>
      </w:r>
    </w:p>
    <w:p w14:paraId="68472853" w14:textId="77777777" w:rsidR="00EB4D7F" w:rsidRPr="00134B45" w:rsidRDefault="00EB4D7F" w:rsidP="0067087F">
      <w:pPr>
        <w:pStyle w:val="ListParagraph"/>
        <w:numPr>
          <w:ilvl w:val="1"/>
          <w:numId w:val="21"/>
        </w:numPr>
      </w:pPr>
      <w:r w:rsidRPr="00134B45">
        <w:t>Descend to household listing</w:t>
      </w:r>
      <w:r w:rsidR="00034294" w:rsidRPr="00134B45">
        <w:t xml:space="preserve"> </w:t>
      </w:r>
    </w:p>
    <w:p w14:paraId="0CE2D8E3" w14:textId="77777777" w:rsidR="003271BB" w:rsidRPr="00134B45" w:rsidRDefault="003271BB" w:rsidP="0067087F">
      <w:pPr>
        <w:pStyle w:val="ListParagraph"/>
        <w:numPr>
          <w:ilvl w:val="0"/>
          <w:numId w:val="21"/>
        </w:numPr>
      </w:pPr>
      <w:r w:rsidRPr="00134B45">
        <w:t>Return to main questionnaire</w:t>
      </w:r>
    </w:p>
    <w:p w14:paraId="75A7430B" w14:textId="77777777" w:rsidR="003271BB" w:rsidRDefault="003271BB" w:rsidP="0067087F">
      <w:pPr>
        <w:pStyle w:val="ListParagraph"/>
        <w:numPr>
          <w:ilvl w:val="1"/>
          <w:numId w:val="21"/>
        </w:numPr>
      </w:pPr>
      <w:r>
        <w:t xml:space="preserve">Descend to </w:t>
      </w:r>
      <w:r w:rsidR="00EC7344">
        <w:t>C</w:t>
      </w:r>
      <w:r>
        <w:t xml:space="preserve">hild </w:t>
      </w:r>
      <w:r w:rsidR="00EC7344">
        <w:t>Section</w:t>
      </w:r>
      <w:r w:rsidR="007127A4">
        <w:t xml:space="preserve"> </w:t>
      </w:r>
    </w:p>
    <w:p w14:paraId="2CC4013F" w14:textId="77777777" w:rsidR="003271BB" w:rsidRDefault="003271BB" w:rsidP="0067087F">
      <w:pPr>
        <w:pStyle w:val="ListParagraph"/>
        <w:numPr>
          <w:ilvl w:val="0"/>
          <w:numId w:val="21"/>
        </w:numPr>
      </w:pPr>
      <w:r>
        <w:t>Return to main question</w:t>
      </w:r>
    </w:p>
    <w:p w14:paraId="7670984A" w14:textId="77777777" w:rsidR="003271BB" w:rsidRDefault="003271BB" w:rsidP="0067087F">
      <w:pPr>
        <w:pStyle w:val="ListParagraph"/>
        <w:numPr>
          <w:ilvl w:val="1"/>
          <w:numId w:val="21"/>
        </w:numPr>
      </w:pPr>
      <w:r>
        <w:t xml:space="preserve">Descent to </w:t>
      </w:r>
      <w:r w:rsidR="00EC7344">
        <w:t>W</w:t>
      </w:r>
      <w:r>
        <w:t>oman</w:t>
      </w:r>
      <w:r w:rsidR="00EC7344">
        <w:t>’s Section</w:t>
      </w:r>
    </w:p>
    <w:p w14:paraId="588F36E2" w14:textId="77777777" w:rsidR="00796B4F" w:rsidRDefault="00796B4F" w:rsidP="00796B4F"/>
    <w:p w14:paraId="09395A71" w14:textId="77777777" w:rsidR="003271BB" w:rsidRDefault="003271BB" w:rsidP="00796B4F"/>
    <w:p w14:paraId="784F4876" w14:textId="77777777" w:rsidR="006B508A" w:rsidRDefault="006B508A" w:rsidP="00461835">
      <w:r>
        <w:lastRenderedPageBreak/>
        <w:t>How to save a questionnaire if interview is interrupted</w:t>
      </w:r>
    </w:p>
    <w:p w14:paraId="149BC58A" w14:textId="77777777" w:rsidR="006B508A" w:rsidRDefault="006B508A" w:rsidP="0067087F">
      <w:pPr>
        <w:pStyle w:val="ListParagraph"/>
        <w:numPr>
          <w:ilvl w:val="0"/>
          <w:numId w:val="20"/>
        </w:numPr>
      </w:pPr>
      <w:r>
        <w:t>Click on the Disk (save) icon on the top right of screen</w:t>
      </w:r>
    </w:p>
    <w:p w14:paraId="36F5FD8D" w14:textId="77777777" w:rsidR="005777D1" w:rsidRDefault="005777D1" w:rsidP="0067087F">
      <w:pPr>
        <w:pStyle w:val="ListParagraph"/>
        <w:numPr>
          <w:ilvl w:val="0"/>
          <w:numId w:val="20"/>
        </w:numPr>
      </w:pPr>
      <w:r>
        <w:t xml:space="preserve">In the cell below </w:t>
      </w:r>
      <w:r w:rsidRPr="005777D1">
        <w:rPr>
          <w:i/>
        </w:rPr>
        <w:t>Name this form</w:t>
      </w:r>
      <w:r>
        <w:rPr>
          <w:i/>
        </w:rPr>
        <w:t xml:space="preserve">, </w:t>
      </w:r>
      <w:r>
        <w:t>type the name of the questionnaire</w:t>
      </w:r>
    </w:p>
    <w:p w14:paraId="160CC977" w14:textId="77777777" w:rsidR="00E52956" w:rsidRPr="005777D1" w:rsidRDefault="00E52956" w:rsidP="0067087F">
      <w:pPr>
        <w:pStyle w:val="ListParagraph"/>
        <w:numPr>
          <w:ilvl w:val="0"/>
          <w:numId w:val="20"/>
        </w:numPr>
      </w:pPr>
      <w:r>
        <w:t>Different questionnaires will use different name conventions</w:t>
      </w:r>
    </w:p>
    <w:p w14:paraId="03999966" w14:textId="77777777" w:rsidR="005777D1" w:rsidRPr="001B74B2" w:rsidRDefault="005777D1" w:rsidP="0067087F">
      <w:pPr>
        <w:pStyle w:val="ListParagraph"/>
        <w:numPr>
          <w:ilvl w:val="0"/>
          <w:numId w:val="20"/>
        </w:numPr>
      </w:pPr>
      <w:r>
        <w:t xml:space="preserve">Do not check the box – </w:t>
      </w:r>
      <w:r w:rsidRPr="005777D1">
        <w:rPr>
          <w:i/>
        </w:rPr>
        <w:t>Mark form as finalized</w:t>
      </w:r>
    </w:p>
    <w:p w14:paraId="369E9640" w14:textId="77777777" w:rsidR="001B74B2" w:rsidRPr="009E17E3" w:rsidRDefault="001B74B2" w:rsidP="0067087F">
      <w:pPr>
        <w:pStyle w:val="ListParagraph"/>
        <w:numPr>
          <w:ilvl w:val="0"/>
          <w:numId w:val="20"/>
        </w:numPr>
      </w:pPr>
      <w:r>
        <w:t xml:space="preserve">Click the button  </w:t>
      </w:r>
      <w:r w:rsidRPr="001B74B2">
        <w:rPr>
          <w:i/>
        </w:rPr>
        <w:t>Save Form and Exit</w:t>
      </w:r>
    </w:p>
    <w:p w14:paraId="7CF6F7ED" w14:textId="77777777" w:rsidR="009E17E3" w:rsidRDefault="009E17E3" w:rsidP="009E17E3"/>
    <w:p w14:paraId="299247C5" w14:textId="77777777" w:rsidR="000A340D" w:rsidRDefault="000A340D" w:rsidP="009E17E3">
      <w:r>
        <w:t>How to exit a questionnaire without saving</w:t>
      </w:r>
    </w:p>
    <w:p w14:paraId="6BD81007" w14:textId="77777777" w:rsidR="000A340D" w:rsidRDefault="000A340D" w:rsidP="009E17E3">
      <w:r>
        <w:t>In some cases of errors of identifying households, an interviewer may start a household interview and realize that they have started a questionnaire for a non-selected household.</w:t>
      </w:r>
      <w:r w:rsidR="00887778">
        <w:t xml:space="preserve">  To exit the questionnaire without saving:</w:t>
      </w:r>
    </w:p>
    <w:p w14:paraId="5AEBD6F9" w14:textId="77777777" w:rsidR="00887778" w:rsidRDefault="00206EC1" w:rsidP="0067087F">
      <w:pPr>
        <w:pStyle w:val="ListParagraph"/>
        <w:numPr>
          <w:ilvl w:val="0"/>
          <w:numId w:val="20"/>
        </w:numPr>
      </w:pPr>
      <w:r>
        <w:t xml:space="preserve">When in a form collecting data, </w:t>
      </w:r>
      <w:r w:rsidR="00607645">
        <w:t>Click</w:t>
      </w:r>
      <w:r w:rsidR="00887778">
        <w:t xml:space="preserve"> on the back button</w:t>
      </w:r>
      <w:r w:rsidR="001B517B">
        <w:t xml:space="preserve"> twice </w:t>
      </w:r>
      <w:r w:rsidR="00887778">
        <w:t xml:space="preserve"> – on the lower left hand corner of the screen</w:t>
      </w:r>
    </w:p>
    <w:p w14:paraId="24A3072B" w14:textId="77777777" w:rsidR="00206EC1" w:rsidRDefault="00206EC1" w:rsidP="0067087F">
      <w:pPr>
        <w:pStyle w:val="ListParagraph"/>
        <w:numPr>
          <w:ilvl w:val="0"/>
          <w:numId w:val="20"/>
        </w:numPr>
      </w:pPr>
      <w:r>
        <w:t xml:space="preserve">The prompt will ask Exit Survey – </w:t>
      </w:r>
      <w:r w:rsidRPr="000665BD">
        <w:rPr>
          <w:i/>
        </w:rPr>
        <w:t>Ignore Changes</w:t>
      </w:r>
    </w:p>
    <w:p w14:paraId="1D56C800" w14:textId="77777777" w:rsidR="000665BD" w:rsidRDefault="00607645" w:rsidP="0067087F">
      <w:pPr>
        <w:pStyle w:val="ListParagraph"/>
        <w:numPr>
          <w:ilvl w:val="0"/>
          <w:numId w:val="20"/>
        </w:numPr>
      </w:pPr>
      <w:r>
        <w:t>Touch</w:t>
      </w:r>
      <w:r w:rsidR="000665BD">
        <w:t xml:space="preserve"> </w:t>
      </w:r>
      <w:r w:rsidR="000665BD" w:rsidRPr="000665BD">
        <w:rPr>
          <w:i/>
        </w:rPr>
        <w:t>Ignore Changes</w:t>
      </w:r>
      <w:r w:rsidR="000665BD">
        <w:t xml:space="preserve"> and no data will be saved from the opened questionnaire</w:t>
      </w:r>
    </w:p>
    <w:p w14:paraId="25437780" w14:textId="77777777" w:rsidR="000665BD" w:rsidRDefault="000665BD" w:rsidP="0067087F">
      <w:pPr>
        <w:pStyle w:val="ListParagraph"/>
        <w:numPr>
          <w:ilvl w:val="0"/>
          <w:numId w:val="20"/>
        </w:numPr>
      </w:pPr>
      <w:r>
        <w:t xml:space="preserve">You will return to the questionnaire selection page. </w:t>
      </w:r>
    </w:p>
    <w:p w14:paraId="284C38A0" w14:textId="77777777" w:rsidR="000665BD" w:rsidRDefault="000665BD" w:rsidP="004F740E">
      <w:pPr>
        <w:pStyle w:val="ListParagraph"/>
        <w:numPr>
          <w:ilvl w:val="0"/>
          <w:numId w:val="20"/>
        </w:numPr>
      </w:pPr>
      <w:r>
        <w:t xml:space="preserve">If you touch – </w:t>
      </w:r>
      <w:r w:rsidRPr="000665BD">
        <w:rPr>
          <w:i/>
        </w:rPr>
        <w:t>Cancel</w:t>
      </w:r>
      <w:r>
        <w:t xml:space="preserve"> instead of I</w:t>
      </w:r>
      <w:r w:rsidRPr="000665BD">
        <w:rPr>
          <w:i/>
        </w:rPr>
        <w:t>gnore Changes</w:t>
      </w:r>
      <w:r>
        <w:t xml:space="preserve">, you </w:t>
      </w:r>
      <w:r w:rsidR="00607645">
        <w:t>will return</w:t>
      </w:r>
      <w:r>
        <w:t xml:space="preserve"> to the questionnaire where you stopped. </w:t>
      </w:r>
    </w:p>
    <w:p w14:paraId="0F2524C6" w14:textId="77777777" w:rsidR="000A340D" w:rsidRDefault="000A340D" w:rsidP="009E17E3"/>
    <w:p w14:paraId="1F0080D2" w14:textId="77777777" w:rsidR="00461835" w:rsidRPr="006B508A" w:rsidRDefault="00461835" w:rsidP="00461835">
      <w:r w:rsidRPr="006B508A">
        <w:t xml:space="preserve">How to </w:t>
      </w:r>
      <w:r w:rsidR="00113CF4">
        <w:t>s</w:t>
      </w:r>
      <w:r w:rsidRPr="006B508A">
        <w:t xml:space="preserve">end </w:t>
      </w:r>
      <w:r w:rsidR="009E17E3">
        <w:t xml:space="preserve">completed </w:t>
      </w:r>
      <w:r w:rsidRPr="006B508A">
        <w:t>questionnaire</w:t>
      </w:r>
      <w:r w:rsidR="00113CF4">
        <w:t xml:space="preserve"> to server</w:t>
      </w:r>
    </w:p>
    <w:p w14:paraId="715AB74D" w14:textId="77777777" w:rsidR="00426553" w:rsidRDefault="008849BA" w:rsidP="0067087F">
      <w:pPr>
        <w:pStyle w:val="ListParagraph"/>
        <w:numPr>
          <w:ilvl w:val="0"/>
          <w:numId w:val="22"/>
        </w:numPr>
      </w:pPr>
      <w:r>
        <w:t xml:space="preserve">Check </w:t>
      </w:r>
      <w:r w:rsidR="00426553">
        <w:t>Cluster and Team Leader ID is correct</w:t>
      </w:r>
    </w:p>
    <w:p w14:paraId="4036FBF6" w14:textId="77777777" w:rsidR="00426553" w:rsidRDefault="00426553" w:rsidP="0067087F">
      <w:pPr>
        <w:pStyle w:val="ListParagraph"/>
        <w:numPr>
          <w:ilvl w:val="0"/>
          <w:numId w:val="22"/>
        </w:numPr>
      </w:pPr>
      <w:r>
        <w:t>Check Listing of Household Numbers are correct</w:t>
      </w:r>
    </w:p>
    <w:p w14:paraId="186CD0EE" w14:textId="77777777" w:rsidR="00426553" w:rsidRDefault="009E17E3" w:rsidP="0067087F">
      <w:pPr>
        <w:pStyle w:val="ListParagraph"/>
        <w:numPr>
          <w:ilvl w:val="0"/>
          <w:numId w:val="22"/>
        </w:numPr>
      </w:pPr>
      <w:r>
        <w:t>Ensure that all appropriate d</w:t>
      </w:r>
      <w:r w:rsidR="008C5C2C">
        <w:t>ata</w:t>
      </w:r>
      <w:r>
        <w:t xml:space="preserve"> are</w:t>
      </w:r>
      <w:r w:rsidR="008C5C2C">
        <w:t xml:space="preserve"> collected </w:t>
      </w:r>
    </w:p>
    <w:p w14:paraId="2197F5A8" w14:textId="77777777" w:rsidR="008C5C2C" w:rsidRDefault="008C5C2C" w:rsidP="0067087F">
      <w:pPr>
        <w:pStyle w:val="ListParagraph"/>
        <w:numPr>
          <w:ilvl w:val="0"/>
          <w:numId w:val="22"/>
        </w:numPr>
      </w:pPr>
      <w:r>
        <w:t>Go to end of Questionnaire</w:t>
      </w:r>
    </w:p>
    <w:p w14:paraId="5DB7F48A" w14:textId="77777777" w:rsidR="00461835" w:rsidRDefault="008C5C2C" w:rsidP="0067087F">
      <w:pPr>
        <w:pStyle w:val="ListParagraph"/>
        <w:numPr>
          <w:ilvl w:val="0"/>
          <w:numId w:val="22"/>
        </w:numPr>
      </w:pPr>
      <w:r>
        <w:t xml:space="preserve">Check the box - </w:t>
      </w:r>
      <w:r w:rsidRPr="008C5C2C">
        <w:rPr>
          <w:i/>
        </w:rPr>
        <w:t>M</w:t>
      </w:r>
      <w:r w:rsidR="008849BA" w:rsidRPr="008C5C2C">
        <w:rPr>
          <w:i/>
        </w:rPr>
        <w:t xml:space="preserve">ark </w:t>
      </w:r>
      <w:r w:rsidRPr="008C5C2C">
        <w:rPr>
          <w:i/>
        </w:rPr>
        <w:t xml:space="preserve">form </w:t>
      </w:r>
      <w:r w:rsidR="008849BA" w:rsidRPr="008C5C2C">
        <w:rPr>
          <w:i/>
        </w:rPr>
        <w:t>as finished</w:t>
      </w:r>
      <w:r w:rsidR="008849BA">
        <w:t xml:space="preserve"> </w:t>
      </w:r>
    </w:p>
    <w:p w14:paraId="752D290C" w14:textId="77777777" w:rsidR="008C5C2C" w:rsidRDefault="008C5C2C" w:rsidP="0067087F">
      <w:pPr>
        <w:pStyle w:val="ListParagraph"/>
        <w:numPr>
          <w:ilvl w:val="0"/>
          <w:numId w:val="22"/>
        </w:numPr>
      </w:pPr>
      <w:r>
        <w:t xml:space="preserve">Click the button  </w:t>
      </w:r>
      <w:r w:rsidRPr="001B74B2">
        <w:rPr>
          <w:i/>
        </w:rPr>
        <w:t>Save Form and Exit</w:t>
      </w:r>
    </w:p>
    <w:p w14:paraId="608CA62C" w14:textId="77777777" w:rsidR="000E5BF5" w:rsidRDefault="000E5BF5" w:rsidP="000E5BF5"/>
    <w:p w14:paraId="0ECFC6B8" w14:textId="77777777" w:rsidR="000E5BF5" w:rsidRDefault="000E5BF5" w:rsidP="000E5BF5">
      <w:r w:rsidRPr="00887104">
        <w:t>Typical problems encountered in the field</w:t>
      </w:r>
    </w:p>
    <w:p w14:paraId="5407476D" w14:textId="77777777" w:rsidR="00EF3E3F" w:rsidRDefault="00EF3E3F" w:rsidP="000E5BF5">
      <w:r>
        <w:t>The ODK application</w:t>
      </w:r>
      <w:r w:rsidRPr="00887104">
        <w:t xml:space="preserve"> can crash. Encourage the trainees to explore </w:t>
      </w:r>
      <w:r>
        <w:t>how to use the</w:t>
      </w:r>
      <w:r w:rsidRPr="00887104">
        <w:t xml:space="preserve"> device. If they find errors and other problems, show these error messages to everyone and demonstrate the appropriate response to </w:t>
      </w:r>
      <w:r>
        <w:t>each</w:t>
      </w:r>
      <w:r w:rsidRPr="00887104">
        <w:t xml:space="preserve"> type of error.</w:t>
      </w:r>
      <w:r>
        <w:t xml:space="preserve">  The main types or errors are: </w:t>
      </w:r>
    </w:p>
    <w:p w14:paraId="364BFE7C" w14:textId="77777777" w:rsidR="000E5BF5" w:rsidRPr="0037065A" w:rsidRDefault="000E5BF5" w:rsidP="0067087F">
      <w:pPr>
        <w:pStyle w:val="ListParagraph"/>
        <w:numPr>
          <w:ilvl w:val="0"/>
          <w:numId w:val="22"/>
        </w:numPr>
      </w:pPr>
      <w:r w:rsidRPr="005F3E89">
        <w:t xml:space="preserve">Data entry form closes accidentally </w:t>
      </w:r>
      <w:r w:rsidR="0037065A" w:rsidRPr="005F3E89">
        <w:t>by hitting the wrong key</w:t>
      </w:r>
    </w:p>
    <w:p w14:paraId="1C6EA561" w14:textId="77777777" w:rsidR="0037065A" w:rsidRPr="00F57E7F" w:rsidRDefault="0037065A" w:rsidP="0067087F">
      <w:pPr>
        <w:pStyle w:val="ListParagraph"/>
        <w:numPr>
          <w:ilvl w:val="0"/>
          <w:numId w:val="22"/>
        </w:numPr>
      </w:pPr>
      <w:r w:rsidRPr="005F3E89">
        <w:t>Data entry form closes without explanation</w:t>
      </w:r>
    </w:p>
    <w:p w14:paraId="5BCB34E8" w14:textId="77777777" w:rsidR="00F57E7F" w:rsidRPr="00887104" w:rsidRDefault="00F57E7F" w:rsidP="00F57E7F">
      <w:pPr>
        <w:pStyle w:val="ListParagraph"/>
      </w:pPr>
    </w:p>
    <w:p w14:paraId="1DB98ABD" w14:textId="77777777" w:rsidR="000E5BF5" w:rsidRPr="00887104" w:rsidRDefault="00524714" w:rsidP="000E5BF5">
      <w:r>
        <w:t xml:space="preserve">To </w:t>
      </w:r>
      <w:r w:rsidR="009D3D1B">
        <w:t>demonstrate</w:t>
      </w:r>
      <w:r>
        <w:t xml:space="preserve"> these types of issues, c</w:t>
      </w:r>
      <w:r w:rsidR="000E5BF5" w:rsidRPr="00887104">
        <w:t>lose the data entry form in mid interview. Hit the home button, run another program, then open the data entry form again. On re-entry, the screen may show:</w:t>
      </w:r>
    </w:p>
    <w:p w14:paraId="720C420F" w14:textId="77777777" w:rsidR="000E5BF5" w:rsidRPr="00887104" w:rsidRDefault="000E5BF5" w:rsidP="0067087F">
      <w:pPr>
        <w:pStyle w:val="ListParagraph"/>
        <w:numPr>
          <w:ilvl w:val="0"/>
          <w:numId w:val="22"/>
        </w:numPr>
      </w:pPr>
      <w:r w:rsidRPr="00887104">
        <w:t xml:space="preserve">the main menu, </w:t>
      </w:r>
    </w:p>
    <w:p w14:paraId="5B4F2BA3" w14:textId="77777777" w:rsidR="000E5BF5" w:rsidRPr="00887104" w:rsidRDefault="00524714" w:rsidP="0067087F">
      <w:pPr>
        <w:pStyle w:val="ListParagraph"/>
        <w:numPr>
          <w:ilvl w:val="0"/>
          <w:numId w:val="22"/>
        </w:numPr>
      </w:pPr>
      <w:r>
        <w:t>a screen from the last survey,</w:t>
      </w:r>
    </w:p>
    <w:p w14:paraId="074A0587" w14:textId="77777777" w:rsidR="000E5BF5" w:rsidRPr="00887104" w:rsidRDefault="000E5BF5" w:rsidP="0067087F">
      <w:pPr>
        <w:pStyle w:val="ListParagraph"/>
        <w:numPr>
          <w:ilvl w:val="0"/>
          <w:numId w:val="22"/>
        </w:numPr>
      </w:pPr>
      <w:r w:rsidRPr="00887104">
        <w:t xml:space="preserve">or </w:t>
      </w:r>
      <w:r w:rsidR="00B15799">
        <w:t>rarely</w:t>
      </w:r>
      <w:r w:rsidRPr="00887104">
        <w:t xml:space="preserve"> the collected</w:t>
      </w:r>
      <w:r w:rsidR="00E33E85">
        <w:t xml:space="preserve"> survey</w:t>
      </w:r>
      <w:r w:rsidRPr="00887104">
        <w:t xml:space="preserve"> data was lost. </w:t>
      </w:r>
    </w:p>
    <w:p w14:paraId="3DC2C271" w14:textId="77777777" w:rsidR="00B276AA" w:rsidRDefault="00B276AA" w:rsidP="000E5BF5"/>
    <w:p w14:paraId="73AA3DF1" w14:textId="77777777" w:rsidR="00412C38" w:rsidRDefault="000E5BF5" w:rsidP="000E5BF5">
      <w:commentRangeStart w:id="123"/>
      <w:r w:rsidRPr="00887104">
        <w:t xml:space="preserve">Demonstrate how to deal with each </w:t>
      </w:r>
      <w:r w:rsidR="009C29F8">
        <w:t>condition.</w:t>
      </w:r>
      <w:r w:rsidRPr="00887104">
        <w:t xml:space="preserve"> </w:t>
      </w:r>
      <w:commentRangeEnd w:id="123"/>
      <w:r w:rsidR="00277625">
        <w:rPr>
          <w:rStyle w:val="CommentReference"/>
        </w:rPr>
        <w:commentReference w:id="123"/>
      </w:r>
      <w:r w:rsidR="009C29F8">
        <w:t>E</w:t>
      </w:r>
      <w:r w:rsidRPr="00887104">
        <w:t xml:space="preserve">mphasize the importance of </w:t>
      </w:r>
      <w:r w:rsidR="00BF2B5B">
        <w:t xml:space="preserve">saving the questionnaire if there are interruptions </w:t>
      </w:r>
      <w:r w:rsidR="009C29F8">
        <w:t>and</w:t>
      </w:r>
      <w:r w:rsidR="00BF2B5B">
        <w:t xml:space="preserve">/or completing and submitting the </w:t>
      </w:r>
      <w:r w:rsidR="009C29F8">
        <w:t>survey to prevent loss of data.</w:t>
      </w:r>
    </w:p>
    <w:p w14:paraId="65173F09" w14:textId="77777777" w:rsidR="00412C38" w:rsidRDefault="00412C38" w:rsidP="000E5BF5"/>
    <w:p w14:paraId="47DA191B" w14:textId="77777777" w:rsidR="00F47057" w:rsidRDefault="00F47057" w:rsidP="00F47057">
      <w:r>
        <w:t xml:space="preserve">Some data entry errors can cause ODK Collect to crash. It is important to know these in advance to prevent </w:t>
      </w:r>
      <w:r w:rsidR="003C6694">
        <w:t>these errors. Two recognized data entry errors are:</w:t>
      </w:r>
      <w:r>
        <w:t xml:space="preserve"> </w:t>
      </w:r>
    </w:p>
    <w:p w14:paraId="1501FCAC" w14:textId="77777777" w:rsidR="003C6694" w:rsidRPr="006874E6" w:rsidRDefault="00F47057" w:rsidP="0067087F">
      <w:pPr>
        <w:pStyle w:val="ListParagraph"/>
        <w:numPr>
          <w:ilvl w:val="0"/>
          <w:numId w:val="25"/>
        </w:numPr>
      </w:pPr>
      <w:r w:rsidRPr="006874E6">
        <w:t>If the interviewer changes the sex of an eligible woman to a man</w:t>
      </w:r>
    </w:p>
    <w:p w14:paraId="0847207D" w14:textId="77777777" w:rsidR="00F47057" w:rsidRPr="006874E6" w:rsidRDefault="003C6694" w:rsidP="0067087F">
      <w:pPr>
        <w:pStyle w:val="ListParagraph"/>
        <w:numPr>
          <w:ilvl w:val="0"/>
          <w:numId w:val="25"/>
        </w:numPr>
      </w:pPr>
      <w:r w:rsidRPr="006874E6">
        <w:t>If the interviewer changes the age of</w:t>
      </w:r>
      <w:r w:rsidR="00F47057" w:rsidRPr="006874E6">
        <w:t xml:space="preserve"> eligible child to an older </w:t>
      </w:r>
      <w:r w:rsidRPr="006874E6">
        <w:t>age</w:t>
      </w:r>
      <w:r w:rsidR="00F47057" w:rsidRPr="006874E6">
        <w:t xml:space="preserve">. </w:t>
      </w:r>
    </w:p>
    <w:p w14:paraId="2BB61242" w14:textId="77777777" w:rsidR="002539F4" w:rsidRDefault="002539F4" w:rsidP="000E5BF5"/>
    <w:p w14:paraId="02E74652" w14:textId="77777777" w:rsidR="002539F4" w:rsidRDefault="002539F4" w:rsidP="000E5BF5"/>
    <w:p w14:paraId="7D81712E" w14:textId="77777777" w:rsidR="0000188B" w:rsidRDefault="002579DA" w:rsidP="0000188B">
      <w:r>
        <w:lastRenderedPageBreak/>
        <w:t>I</w:t>
      </w:r>
      <w:r w:rsidR="00F4378A">
        <w:t>f the interviewer arrives at an error</w:t>
      </w:r>
      <w:r w:rsidR="006874E6">
        <w:t xml:space="preserve"> message such as the one below, </w:t>
      </w:r>
      <w:r w:rsidR="0000188B">
        <w:t>the</w:t>
      </w:r>
      <w:r w:rsidR="00D44595">
        <w:t xml:space="preserve"> i</w:t>
      </w:r>
      <w:r w:rsidR="0000188B">
        <w:t xml:space="preserve">nterviewer team will need to delete the questionnaire with errors and start the household interview again at the beginning. </w:t>
      </w:r>
    </w:p>
    <w:p w14:paraId="69DFF729" w14:textId="77777777" w:rsidR="00F47057" w:rsidRDefault="00F47057" w:rsidP="000E5BF5"/>
    <w:p w14:paraId="5019BDA1" w14:textId="77777777" w:rsidR="0000188B" w:rsidRDefault="0000188B" w:rsidP="000E5BF5"/>
    <w:p w14:paraId="068CAC3F" w14:textId="77777777" w:rsidR="00F4378A" w:rsidRDefault="00F4378A" w:rsidP="000E5BF5"/>
    <w:p w14:paraId="5DB8AFCC" w14:textId="77777777" w:rsidR="00384333" w:rsidRDefault="00384333" w:rsidP="00384333">
      <w:pPr>
        <w:jc w:val="center"/>
      </w:pPr>
      <w:r>
        <w:rPr>
          <w:noProof/>
          <w:lang w:eastAsia="en-GB"/>
        </w:rPr>
        <w:drawing>
          <wp:inline distT="0" distB="0" distL="0" distR="0" wp14:anchorId="56E6107D" wp14:editId="53136985">
            <wp:extent cx="3085200" cy="548280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200" cy="5482800"/>
                    </a:xfrm>
                    <a:prstGeom prst="rect">
                      <a:avLst/>
                    </a:prstGeom>
                  </pic:spPr>
                </pic:pic>
              </a:graphicData>
            </a:graphic>
          </wp:inline>
        </w:drawing>
      </w:r>
    </w:p>
    <w:p w14:paraId="113D06D2" w14:textId="77777777" w:rsidR="00F47057" w:rsidRDefault="00F47057" w:rsidP="000E5BF5"/>
    <w:p w14:paraId="6D3B545E" w14:textId="77777777" w:rsidR="00EF3E3F" w:rsidRDefault="00EF3E3F" w:rsidP="000E5BF5"/>
    <w:p w14:paraId="18208F30" w14:textId="77777777" w:rsidR="0000188B" w:rsidRDefault="0000188B" w:rsidP="000E5BF5"/>
    <w:p w14:paraId="3421F3CA" w14:textId="77777777" w:rsidR="003D0A29" w:rsidRDefault="00B8103A" w:rsidP="00BF65B6">
      <w:pPr>
        <w:pStyle w:val="Heading4"/>
      </w:pPr>
      <w:bookmarkStart w:id="124" w:name="_Toc448831081"/>
      <w:r>
        <w:t>Completing</w:t>
      </w:r>
      <w:r w:rsidR="003D0A29">
        <w:t xml:space="preserve"> data entry forms</w:t>
      </w:r>
      <w:bookmarkEnd w:id="124"/>
    </w:p>
    <w:p w14:paraId="15924D93" w14:textId="77777777" w:rsidR="00B75571" w:rsidRPr="00887104" w:rsidRDefault="00B75571" w:rsidP="00BF65B6">
      <w:pPr>
        <w:pStyle w:val="Heading5"/>
      </w:pPr>
      <w:bookmarkStart w:id="125" w:name="_Toc448831082"/>
      <w:r w:rsidRPr="00887104">
        <w:t>Registration</w:t>
      </w:r>
      <w:bookmarkEnd w:id="125"/>
      <w:r w:rsidRPr="00887104">
        <w:t xml:space="preserve"> </w:t>
      </w:r>
    </w:p>
    <w:p w14:paraId="28B6B4EE" w14:textId="77777777" w:rsidR="00B75571" w:rsidRPr="0042023B" w:rsidRDefault="00B75571" w:rsidP="00B75571">
      <w:r w:rsidRPr="00887104">
        <w:t xml:space="preserve">Everyone working on the survey </w:t>
      </w:r>
      <w:r w:rsidR="0042023B">
        <w:t>should</w:t>
      </w:r>
      <w:r w:rsidRPr="00887104">
        <w:t xml:space="preserve"> register with the mobile device.</w:t>
      </w:r>
      <w:r w:rsidR="0042023B">
        <w:t xml:space="preserve">  This includes the survey coordinators, technical team, trainees and support staff.  The survey registration questionnaire takes 2 minutes to complete.  Once everyone has registered, the survey coordination has a complete list of all personnel working on the survey.  This is valuable in countries where there are repeated surveys every few years. </w:t>
      </w:r>
    </w:p>
    <w:p w14:paraId="0447CE9B" w14:textId="77777777" w:rsidR="00B75571" w:rsidRDefault="00B75571" w:rsidP="00280D7D"/>
    <w:p w14:paraId="51CDB001" w14:textId="77777777" w:rsidR="001E5969" w:rsidRDefault="001E5969" w:rsidP="00280D7D">
      <w:r>
        <w:t xml:space="preserve">The registration data entry forms collects information on: </w:t>
      </w:r>
    </w:p>
    <w:p w14:paraId="5AE5E9D5" w14:textId="77777777" w:rsidR="001E5969" w:rsidRDefault="001E5969" w:rsidP="0067087F">
      <w:pPr>
        <w:pStyle w:val="ListParagraph"/>
        <w:numPr>
          <w:ilvl w:val="0"/>
          <w:numId w:val="23"/>
        </w:numPr>
      </w:pPr>
      <w:r>
        <w:t>Names</w:t>
      </w:r>
    </w:p>
    <w:p w14:paraId="4148778E" w14:textId="77777777" w:rsidR="001E5969" w:rsidRDefault="001E5969" w:rsidP="0067087F">
      <w:pPr>
        <w:pStyle w:val="ListParagraph"/>
        <w:numPr>
          <w:ilvl w:val="0"/>
          <w:numId w:val="23"/>
        </w:numPr>
      </w:pPr>
      <w:r>
        <w:t>Gender</w:t>
      </w:r>
    </w:p>
    <w:p w14:paraId="141F6100" w14:textId="77777777" w:rsidR="001E5969" w:rsidRDefault="001E5969" w:rsidP="0067087F">
      <w:pPr>
        <w:pStyle w:val="ListParagraph"/>
        <w:numPr>
          <w:ilvl w:val="0"/>
          <w:numId w:val="23"/>
        </w:numPr>
      </w:pPr>
      <w:r>
        <w:lastRenderedPageBreak/>
        <w:t>Age</w:t>
      </w:r>
    </w:p>
    <w:p w14:paraId="12D8EB62" w14:textId="77777777" w:rsidR="001E5969" w:rsidRDefault="001E5969" w:rsidP="0067087F">
      <w:pPr>
        <w:pStyle w:val="ListParagraph"/>
        <w:numPr>
          <w:ilvl w:val="0"/>
          <w:numId w:val="23"/>
        </w:numPr>
      </w:pPr>
      <w:r>
        <w:t xml:space="preserve">Contact information </w:t>
      </w:r>
    </w:p>
    <w:p w14:paraId="26CAD2CA" w14:textId="77777777" w:rsidR="001E5969" w:rsidRPr="00887104" w:rsidRDefault="001E5969" w:rsidP="0067087F">
      <w:pPr>
        <w:pStyle w:val="ListParagraph"/>
        <w:numPr>
          <w:ilvl w:val="0"/>
          <w:numId w:val="23"/>
        </w:numPr>
      </w:pPr>
      <w:r>
        <w:t>Language spoke</w:t>
      </w:r>
      <w:r w:rsidR="00B5558F">
        <w:t>n</w:t>
      </w:r>
    </w:p>
    <w:p w14:paraId="4E054E19" w14:textId="77777777" w:rsidR="00CC35D9" w:rsidRDefault="00CC35D9" w:rsidP="00280D7D"/>
    <w:p w14:paraId="3C91F032" w14:textId="77777777" w:rsidR="0083031E" w:rsidRPr="00BF65B6" w:rsidRDefault="0083031E" w:rsidP="00BF65B6">
      <w:pPr>
        <w:pStyle w:val="Heading5"/>
      </w:pPr>
      <w:bookmarkStart w:id="126" w:name="_Toc448831083"/>
      <w:r w:rsidRPr="00BF65B6">
        <w:t>Identification numbers</w:t>
      </w:r>
      <w:bookmarkEnd w:id="126"/>
    </w:p>
    <w:p w14:paraId="45B88335" w14:textId="77777777" w:rsidR="00616160" w:rsidRDefault="003A1F00" w:rsidP="00280D7D">
      <w:r>
        <w:t>Each person working on the survey must have an ID number.</w:t>
      </w:r>
      <w:r w:rsidR="00536059">
        <w:t xml:space="preserve">  This includes those persons who will be trained as interviewers and the survey coordinators, technical team, and support staff.  </w:t>
      </w:r>
      <w:r>
        <w:t xml:space="preserve"> </w:t>
      </w:r>
      <w:r w:rsidR="00616160">
        <w:t xml:space="preserve">With the </w:t>
      </w:r>
      <w:r w:rsidR="00B17C19">
        <w:t>exported data</w:t>
      </w:r>
      <w:r w:rsidR="00616160">
        <w:t xml:space="preserve"> from the registration</w:t>
      </w:r>
      <w:r w:rsidR="00B17C19">
        <w:t xml:space="preserve"> questionnaire</w:t>
      </w:r>
      <w:r w:rsidR="00B04B44">
        <w:t xml:space="preserve"> in an excel format</w:t>
      </w:r>
      <w:r w:rsidR="00616160">
        <w:t>, a</w:t>
      </w:r>
      <w:r w:rsidR="00B17C19">
        <w:t>n identification number</w:t>
      </w:r>
      <w:r w:rsidR="00B04B44">
        <w:t xml:space="preserve"> can be added in a column starting from 1 to the highest number corresponding to the last person in the registration data. </w:t>
      </w:r>
    </w:p>
    <w:p w14:paraId="528E6850" w14:textId="77777777" w:rsidR="0083031E" w:rsidRDefault="0083031E" w:rsidP="00280D7D"/>
    <w:p w14:paraId="3C4499A8" w14:textId="77777777" w:rsidR="0083031E" w:rsidRDefault="005A368D" w:rsidP="00280D7D">
      <w:r>
        <w:t xml:space="preserve">Identification numbers will be used throughout the survey to identify survey personnel.  This information will be used to determine: </w:t>
      </w:r>
    </w:p>
    <w:p w14:paraId="2EC79EA5" w14:textId="77777777" w:rsidR="005A368D" w:rsidRDefault="005A368D" w:rsidP="0067087F">
      <w:pPr>
        <w:pStyle w:val="ListParagraph"/>
        <w:numPr>
          <w:ilvl w:val="0"/>
          <w:numId w:val="24"/>
        </w:numPr>
      </w:pPr>
      <w:r>
        <w:t>Who worked where and when</w:t>
      </w:r>
      <w:r w:rsidR="003D4DE5">
        <w:t>,</w:t>
      </w:r>
    </w:p>
    <w:p w14:paraId="3B1DE6E6" w14:textId="77777777" w:rsidR="005A368D" w:rsidRDefault="005A368D" w:rsidP="0067087F">
      <w:pPr>
        <w:pStyle w:val="ListParagraph"/>
        <w:numPr>
          <w:ilvl w:val="0"/>
          <w:numId w:val="24"/>
        </w:numPr>
      </w:pPr>
      <w:r>
        <w:t>Salary</w:t>
      </w:r>
      <w:r w:rsidR="007A014F">
        <w:t xml:space="preserve"> payments for number of days worked</w:t>
      </w:r>
      <w:r w:rsidR="003D4DE5">
        <w:t xml:space="preserve">, </w:t>
      </w:r>
    </w:p>
    <w:p w14:paraId="052FDFEC" w14:textId="77777777" w:rsidR="005A368D" w:rsidRDefault="007A014F" w:rsidP="0067087F">
      <w:pPr>
        <w:pStyle w:val="ListParagraph"/>
        <w:numPr>
          <w:ilvl w:val="0"/>
          <w:numId w:val="24"/>
        </w:numPr>
      </w:pPr>
      <w:r>
        <w:t>Responsibility of good or poor q</w:t>
      </w:r>
      <w:r w:rsidR="005A368D">
        <w:t>uality of data</w:t>
      </w:r>
      <w:r w:rsidR="003D4DE5">
        <w:t>.</w:t>
      </w:r>
    </w:p>
    <w:p w14:paraId="18AE1676" w14:textId="77777777" w:rsidR="00CC35D9" w:rsidRPr="00887104" w:rsidRDefault="00CC35D9" w:rsidP="00280D7D"/>
    <w:p w14:paraId="69A06968" w14:textId="77777777" w:rsidR="00630642" w:rsidRPr="00887104" w:rsidRDefault="003D4DE5" w:rsidP="00280D7D">
      <w:r>
        <w:t xml:space="preserve">Trainees should clearly understand that if they do not accurately record their IDs, they </w:t>
      </w:r>
      <w:r w:rsidR="00B52231">
        <w:t>will not</w:t>
      </w:r>
      <w:r>
        <w:t xml:space="preserve"> receive their </w:t>
      </w:r>
      <w:r w:rsidR="00B52231">
        <w:t xml:space="preserve">full </w:t>
      </w:r>
      <w:r>
        <w:t xml:space="preserve">salary. </w:t>
      </w:r>
      <w:r w:rsidR="009B36D3">
        <w:t xml:space="preserve"> If there is no record of their work during the survey, they will not be considered to have worked. </w:t>
      </w:r>
    </w:p>
    <w:p w14:paraId="49F8B1FE" w14:textId="77777777" w:rsidR="00630642" w:rsidRDefault="00630642" w:rsidP="00280D7D"/>
    <w:p w14:paraId="64D136BC" w14:textId="77777777" w:rsidR="00FF180A" w:rsidRDefault="00FF180A" w:rsidP="00B8103A">
      <w:pPr>
        <w:pStyle w:val="Heading4"/>
      </w:pPr>
      <w:bookmarkStart w:id="127" w:name="_Toc448831084"/>
      <w:r>
        <w:t xml:space="preserve">Standardization </w:t>
      </w:r>
      <w:r w:rsidR="00197796">
        <w:t>of Anthropometrists</w:t>
      </w:r>
      <w:bookmarkEnd w:id="127"/>
    </w:p>
    <w:p w14:paraId="492DC5DA" w14:textId="77777777" w:rsidR="00D95C87" w:rsidRDefault="00A90E45" w:rsidP="00280D7D">
      <w:r>
        <w:t>There are a few differences in the configuration for mobile devices that are needed to use the mobile devices to collect data for the standardization of anthropometrists.  The changes in the ODK Collect configuration</w:t>
      </w:r>
      <w:r w:rsidR="00D95C87">
        <w:t xml:space="preserve"> make it difficult to copy data, because: </w:t>
      </w:r>
    </w:p>
    <w:p w14:paraId="7C0C2A30" w14:textId="77777777" w:rsidR="00D95C87" w:rsidRDefault="00D95C87" w:rsidP="0067087F">
      <w:pPr>
        <w:pStyle w:val="ListParagraph"/>
        <w:numPr>
          <w:ilvl w:val="0"/>
          <w:numId w:val="27"/>
        </w:numPr>
      </w:pPr>
      <w:r>
        <w:t>Only new empty questionnaires can be opened</w:t>
      </w:r>
    </w:p>
    <w:p w14:paraId="79BB6626" w14:textId="77777777" w:rsidR="00D95C87" w:rsidRDefault="00D95C87" w:rsidP="0067087F">
      <w:pPr>
        <w:pStyle w:val="ListParagraph"/>
        <w:numPr>
          <w:ilvl w:val="0"/>
          <w:numId w:val="27"/>
        </w:numPr>
      </w:pPr>
      <w:r>
        <w:t>Completed questionnaires cannot be saved or reopened for edits</w:t>
      </w:r>
    </w:p>
    <w:p w14:paraId="254AC39B" w14:textId="77777777" w:rsidR="00D95C87" w:rsidRDefault="00D95C87" w:rsidP="0067087F">
      <w:pPr>
        <w:pStyle w:val="ListParagraph"/>
        <w:numPr>
          <w:ilvl w:val="0"/>
          <w:numId w:val="27"/>
        </w:numPr>
      </w:pPr>
      <w:r>
        <w:t xml:space="preserve">Completed questionnaires are set to </w:t>
      </w:r>
      <w:r w:rsidRPr="00972372">
        <w:rPr>
          <w:i/>
        </w:rPr>
        <w:t>Finalized</w:t>
      </w:r>
      <w:r>
        <w:t xml:space="preserve"> automatically, and</w:t>
      </w:r>
    </w:p>
    <w:p w14:paraId="403ED844" w14:textId="77777777" w:rsidR="00D95C87" w:rsidRDefault="00D95C87" w:rsidP="0067087F">
      <w:pPr>
        <w:pStyle w:val="ListParagraph"/>
        <w:numPr>
          <w:ilvl w:val="0"/>
          <w:numId w:val="27"/>
        </w:numPr>
      </w:pPr>
      <w:r w:rsidRPr="00972372">
        <w:rPr>
          <w:i/>
        </w:rPr>
        <w:t>Sent by WIFI</w:t>
      </w:r>
      <w:r>
        <w:t xml:space="preserve"> or </w:t>
      </w:r>
      <w:r w:rsidRPr="00972372">
        <w:rPr>
          <w:i/>
        </w:rPr>
        <w:t>Sent by Network</w:t>
      </w:r>
      <w:r>
        <w:t xml:space="preserve"> immediately once they are completed.</w:t>
      </w:r>
    </w:p>
    <w:p w14:paraId="45FB8311" w14:textId="77777777" w:rsidR="00972372" w:rsidRDefault="00972372" w:rsidP="00280D7D"/>
    <w:p w14:paraId="5CDFFF43" w14:textId="77777777" w:rsidR="00341C75" w:rsidRDefault="00341C75" w:rsidP="00341C75">
      <w:r>
        <w:t xml:space="preserve">It is not necessary to reconfigure all mobile devices, only the number that are needed to complete the standardization exercise.  Select a certain number of the mobile devices for configuration for the standardization exercise, such as numbers 1 to 16.  Normally you would need only 10 devices for 20 trainees to complete the exercise.  But you will want to have some extra configured devices to ensure that there are no device problems that prevent everyone from completing the exercise. </w:t>
      </w:r>
      <w:r w:rsidR="006D290B">
        <w:t xml:space="preserve"> It is best practice to complete the standardization exercise with a maximum of 20 persons at one time (10 teams of two persons).  </w:t>
      </w:r>
    </w:p>
    <w:p w14:paraId="1850903F" w14:textId="77777777" w:rsidR="00341C75" w:rsidRDefault="00341C75" w:rsidP="00280D7D"/>
    <w:p w14:paraId="65BA91BB" w14:textId="77777777" w:rsidR="00FF180A" w:rsidRDefault="003A5656" w:rsidP="00280D7D">
      <w:r>
        <w:t xml:space="preserve">The methodology of the </w:t>
      </w:r>
      <w:r w:rsidR="00917CD4">
        <w:t>standardization exercise must be carefully explain</w:t>
      </w:r>
      <w:r w:rsidR="00AF2E10">
        <w:t>ed</w:t>
      </w:r>
      <w:r w:rsidR="00917CD4">
        <w:t xml:space="preserve"> to all trainees before starting the session. It necessary to </w:t>
      </w:r>
      <w:r w:rsidR="00F67C24">
        <w:t xml:space="preserve">communicate </w:t>
      </w:r>
      <w:r w:rsidR="00917CD4">
        <w:t xml:space="preserve">clearly </w:t>
      </w:r>
      <w:r w:rsidR="00F67C24">
        <w:t>to</w:t>
      </w:r>
      <w:r w:rsidR="00917CD4">
        <w:t xml:space="preserve"> all</w:t>
      </w:r>
      <w:r w:rsidR="00F67C24">
        <w:t xml:space="preserve"> trainees that</w:t>
      </w:r>
      <w:r w:rsidR="00917CD4">
        <w:t xml:space="preserve"> they will be supervised and</w:t>
      </w:r>
      <w:r w:rsidR="00F67C24">
        <w:t xml:space="preserve"> if they cheat, they will most likely be caught. </w:t>
      </w:r>
      <w:r w:rsidR="00917CD4">
        <w:t xml:space="preserve"> All trainees cheating will be removed from the training and will no longer be considered as potential data collection personnel.  </w:t>
      </w:r>
    </w:p>
    <w:p w14:paraId="4175B2C3" w14:textId="77777777" w:rsidR="006D3691" w:rsidRDefault="006D3691" w:rsidP="00280D7D"/>
    <w:p w14:paraId="5B57B808" w14:textId="77777777" w:rsidR="00EE4419" w:rsidRDefault="004B7FAD" w:rsidP="00280D7D">
      <w:r w:rsidRPr="00AC6093">
        <w:t>Configuration</w:t>
      </w:r>
      <w:r w:rsidR="000E035F" w:rsidRPr="00AC6093">
        <w:t>: ODK Collect &gt; Admin Settings</w:t>
      </w:r>
    </w:p>
    <w:p w14:paraId="4F3BF8E6" w14:textId="77777777" w:rsidR="003A1150" w:rsidRDefault="003A1150" w:rsidP="003A1150">
      <w:pPr>
        <w:rPr>
          <w:i/>
        </w:rPr>
      </w:pPr>
      <w:r>
        <w:t xml:space="preserve">UNCHECK box for </w:t>
      </w:r>
      <w:r w:rsidRPr="003A1150">
        <w:rPr>
          <w:i/>
        </w:rPr>
        <w:t>Edit Saved Form</w:t>
      </w:r>
      <w:r w:rsidRPr="007177F6">
        <w:rPr>
          <w:i/>
        </w:rPr>
        <w:t xml:space="preserve"> </w:t>
      </w:r>
    </w:p>
    <w:p w14:paraId="4AC88245" w14:textId="77777777" w:rsidR="003A1150" w:rsidRDefault="003A1150" w:rsidP="003A1150">
      <w:pPr>
        <w:rPr>
          <w:i/>
        </w:rPr>
      </w:pPr>
      <w:r>
        <w:t xml:space="preserve">UNCHECK box for </w:t>
      </w:r>
      <w:r w:rsidRPr="003A1150">
        <w:rPr>
          <w:i/>
        </w:rPr>
        <w:t>Send Finalized Form</w:t>
      </w:r>
    </w:p>
    <w:p w14:paraId="093A6E6E" w14:textId="77777777" w:rsidR="003A1150" w:rsidRDefault="003A1150" w:rsidP="003A1150">
      <w:r>
        <w:t xml:space="preserve">UNCHECK box for </w:t>
      </w:r>
      <w:r w:rsidRPr="003A1150">
        <w:rPr>
          <w:i/>
        </w:rPr>
        <w:t>Get Blank Form</w:t>
      </w:r>
      <w:r w:rsidRPr="007177F6">
        <w:rPr>
          <w:i/>
        </w:rPr>
        <w:t xml:space="preserve"> </w:t>
      </w:r>
    </w:p>
    <w:p w14:paraId="21AB31E0" w14:textId="77777777" w:rsidR="003A1150" w:rsidRDefault="003A1150" w:rsidP="003A1150">
      <w:r>
        <w:t xml:space="preserve">UNCHECK box for </w:t>
      </w:r>
      <w:r w:rsidRPr="003A1150">
        <w:rPr>
          <w:i/>
        </w:rPr>
        <w:t>Delete Saved Form</w:t>
      </w:r>
      <w:r w:rsidRPr="007177F6">
        <w:rPr>
          <w:i/>
        </w:rPr>
        <w:t xml:space="preserve"> </w:t>
      </w:r>
    </w:p>
    <w:p w14:paraId="3FA535E4" w14:textId="77777777" w:rsidR="003A1150" w:rsidRDefault="003A1150" w:rsidP="003A1150">
      <w:pPr>
        <w:rPr>
          <w:i/>
        </w:rPr>
      </w:pPr>
      <w:r w:rsidRPr="007177F6">
        <w:rPr>
          <w:i/>
        </w:rPr>
        <w:t xml:space="preserve"> </w:t>
      </w:r>
    </w:p>
    <w:p w14:paraId="40114BA9" w14:textId="77777777" w:rsidR="0051311B" w:rsidRDefault="0051311B" w:rsidP="0051311B">
      <w:r>
        <w:t xml:space="preserve">UNCHECK box for </w:t>
      </w:r>
      <w:r>
        <w:rPr>
          <w:i/>
        </w:rPr>
        <w:t>Save</w:t>
      </w:r>
      <w:r w:rsidR="003B2080">
        <w:rPr>
          <w:i/>
        </w:rPr>
        <w:t xml:space="preserve"> F</w:t>
      </w:r>
      <w:r w:rsidRPr="007177F6">
        <w:rPr>
          <w:i/>
        </w:rPr>
        <w:t xml:space="preserve">orm </w:t>
      </w:r>
    </w:p>
    <w:p w14:paraId="72907872" w14:textId="77777777" w:rsidR="0051311B" w:rsidRDefault="0051311B" w:rsidP="0051311B">
      <w:r>
        <w:t xml:space="preserve">UNCHECK box for </w:t>
      </w:r>
      <w:r>
        <w:rPr>
          <w:i/>
        </w:rPr>
        <w:t>Name this form</w:t>
      </w:r>
    </w:p>
    <w:p w14:paraId="2B699664" w14:textId="77777777" w:rsidR="0051311B" w:rsidRDefault="0051311B" w:rsidP="0051311B">
      <w:pPr>
        <w:rPr>
          <w:i/>
        </w:rPr>
      </w:pPr>
      <w:r>
        <w:lastRenderedPageBreak/>
        <w:t xml:space="preserve">UNCHECK box for </w:t>
      </w:r>
      <w:r w:rsidRPr="007177F6">
        <w:rPr>
          <w:i/>
        </w:rPr>
        <w:t>Mark form as finalized</w:t>
      </w:r>
    </w:p>
    <w:p w14:paraId="0CBB403D" w14:textId="77777777" w:rsidR="003B2080" w:rsidRPr="003B2080" w:rsidRDefault="003B2080" w:rsidP="0051311B">
      <w:r>
        <w:t xml:space="preserve">UNCHECK box for </w:t>
      </w:r>
      <w:r>
        <w:rPr>
          <w:i/>
        </w:rPr>
        <w:t>Go to prompt</w:t>
      </w:r>
    </w:p>
    <w:p w14:paraId="069C29B3" w14:textId="77777777" w:rsidR="0051311B" w:rsidRDefault="0051311B" w:rsidP="003A1150"/>
    <w:p w14:paraId="2FF85AB8" w14:textId="77777777" w:rsidR="009D54D4" w:rsidRDefault="00AC6093" w:rsidP="00280D7D">
      <w:r>
        <w:t xml:space="preserve">And </w:t>
      </w:r>
    </w:p>
    <w:p w14:paraId="65BD2281" w14:textId="77777777" w:rsidR="00AC6093" w:rsidRDefault="00AC6093" w:rsidP="00280D7D"/>
    <w:p w14:paraId="23E18AA7" w14:textId="77777777" w:rsidR="00AC6093" w:rsidRDefault="00AC6093" w:rsidP="00AC6093">
      <w:r w:rsidRPr="00E44DC7">
        <w:t>Configuration: ODK Collect &gt; General Settings</w:t>
      </w:r>
      <w:r>
        <w:t xml:space="preserve">  </w:t>
      </w:r>
    </w:p>
    <w:p w14:paraId="1E90EFB4" w14:textId="77777777" w:rsidR="00AC6093" w:rsidRDefault="00AC6093" w:rsidP="00AC6093">
      <w:pPr>
        <w:rPr>
          <w:i/>
        </w:rPr>
      </w:pPr>
      <w:r>
        <w:t xml:space="preserve">Check box for </w:t>
      </w:r>
      <w:r>
        <w:rPr>
          <w:i/>
        </w:rPr>
        <w:t>Auto send with WIFI</w:t>
      </w:r>
    </w:p>
    <w:p w14:paraId="3948875C" w14:textId="77777777" w:rsidR="00AC6093" w:rsidRDefault="00AC6093" w:rsidP="00AC6093">
      <w:r>
        <w:t xml:space="preserve">Check box for </w:t>
      </w:r>
      <w:r>
        <w:rPr>
          <w:i/>
        </w:rPr>
        <w:t>Auto send with network</w:t>
      </w:r>
    </w:p>
    <w:p w14:paraId="2E7DAC64" w14:textId="77777777" w:rsidR="00AC6093" w:rsidRDefault="00AC6093" w:rsidP="00AC6093"/>
    <w:p w14:paraId="264B353F" w14:textId="77777777" w:rsidR="00AC6093" w:rsidRDefault="00AC6093" w:rsidP="00AC6093">
      <w:r>
        <w:t xml:space="preserve">Check box for </w:t>
      </w:r>
      <w:r w:rsidRPr="007177F6">
        <w:rPr>
          <w:i/>
        </w:rPr>
        <w:t>Default to finalized</w:t>
      </w:r>
    </w:p>
    <w:p w14:paraId="2E467F37" w14:textId="77777777" w:rsidR="00AC6093" w:rsidRDefault="00AC6093" w:rsidP="00AC6093">
      <w:r>
        <w:t xml:space="preserve">Check box for </w:t>
      </w:r>
      <w:r w:rsidRPr="007177F6">
        <w:rPr>
          <w:i/>
        </w:rPr>
        <w:t>Delete after send</w:t>
      </w:r>
      <w:r>
        <w:t xml:space="preserve"> </w:t>
      </w:r>
    </w:p>
    <w:p w14:paraId="618B25D6" w14:textId="77777777" w:rsidR="00197796" w:rsidRDefault="00197796" w:rsidP="00280D7D"/>
    <w:p w14:paraId="3237802C" w14:textId="77777777" w:rsidR="00197796" w:rsidRDefault="00973741" w:rsidP="00280D7D">
      <w:r>
        <w:rPr>
          <w:noProof/>
          <w:lang w:eastAsia="en-GB"/>
        </w:rPr>
        <w:lastRenderedPageBreak/>
        <w:drawing>
          <wp:inline distT="0" distB="0" distL="0" distR="0" wp14:anchorId="2AC3F28D" wp14:editId="3A3CDFE4">
            <wp:extent cx="5539740" cy="88633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1.jpg"/>
                    <pic:cNvPicPr/>
                  </pic:nvPicPr>
                  <pic:blipFill>
                    <a:blip r:embed="rId25">
                      <a:extLst>
                        <a:ext uri="{28A0092B-C50C-407E-A947-70E740481C1C}">
                          <a14:useLocalDpi xmlns:a14="http://schemas.microsoft.com/office/drawing/2010/main" val="0"/>
                        </a:ext>
                      </a:extLst>
                    </a:blip>
                    <a:stretch>
                      <a:fillRect/>
                    </a:stretch>
                  </pic:blipFill>
                  <pic:spPr>
                    <a:xfrm>
                      <a:off x="0" y="0"/>
                      <a:ext cx="5539740" cy="8863330"/>
                    </a:xfrm>
                    <a:prstGeom prst="rect">
                      <a:avLst/>
                    </a:prstGeom>
                  </pic:spPr>
                </pic:pic>
              </a:graphicData>
            </a:graphic>
          </wp:inline>
        </w:drawing>
      </w:r>
    </w:p>
    <w:p w14:paraId="163CF460" w14:textId="77777777" w:rsidR="00973741" w:rsidRDefault="00973741" w:rsidP="00280D7D">
      <w:r>
        <w:rPr>
          <w:noProof/>
          <w:lang w:eastAsia="en-GB"/>
        </w:rPr>
        <w:lastRenderedPageBreak/>
        <w:drawing>
          <wp:inline distT="0" distB="0" distL="0" distR="0" wp14:anchorId="4C661168" wp14:editId="02B6ABFC">
            <wp:extent cx="5539740" cy="88633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rd2.jpg"/>
                    <pic:cNvPicPr/>
                  </pic:nvPicPr>
                  <pic:blipFill>
                    <a:blip r:embed="rId26">
                      <a:extLst>
                        <a:ext uri="{28A0092B-C50C-407E-A947-70E740481C1C}">
                          <a14:useLocalDpi xmlns:a14="http://schemas.microsoft.com/office/drawing/2010/main" val="0"/>
                        </a:ext>
                      </a:extLst>
                    </a:blip>
                    <a:stretch>
                      <a:fillRect/>
                    </a:stretch>
                  </pic:blipFill>
                  <pic:spPr>
                    <a:xfrm>
                      <a:off x="0" y="0"/>
                      <a:ext cx="5539740" cy="8863330"/>
                    </a:xfrm>
                    <a:prstGeom prst="rect">
                      <a:avLst/>
                    </a:prstGeom>
                  </pic:spPr>
                </pic:pic>
              </a:graphicData>
            </a:graphic>
          </wp:inline>
        </w:drawing>
      </w:r>
    </w:p>
    <w:p w14:paraId="3B77B8ED" w14:textId="77777777" w:rsidR="00360D51" w:rsidRDefault="00360D51" w:rsidP="00384333">
      <w:pPr>
        <w:jc w:val="center"/>
        <w:rPr>
          <w:highlight w:val="yellow"/>
        </w:rPr>
      </w:pPr>
      <w:r>
        <w:rPr>
          <w:noProof/>
          <w:lang w:eastAsia="en-GB"/>
        </w:rPr>
        <w:lastRenderedPageBreak/>
        <w:drawing>
          <wp:inline distT="0" distB="0" distL="0" distR="0" wp14:anchorId="34F096EC" wp14:editId="0CDAB44E">
            <wp:extent cx="3085200" cy="548280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200" cy="5482800"/>
                    </a:xfrm>
                    <a:prstGeom prst="rect">
                      <a:avLst/>
                    </a:prstGeom>
                  </pic:spPr>
                </pic:pic>
              </a:graphicData>
            </a:graphic>
          </wp:inline>
        </w:drawing>
      </w:r>
    </w:p>
    <w:p w14:paraId="7AFE42D2" w14:textId="77777777" w:rsidR="00360D51" w:rsidRDefault="00360D51" w:rsidP="00444132">
      <w:pPr>
        <w:rPr>
          <w:highlight w:val="yellow"/>
        </w:rPr>
      </w:pPr>
    </w:p>
    <w:p w14:paraId="0756739E" w14:textId="77777777" w:rsidR="00973741" w:rsidRDefault="00973741" w:rsidP="00280D7D"/>
    <w:p w14:paraId="1A9E3BA8" w14:textId="77777777" w:rsidR="00AF2E10" w:rsidRDefault="00AF2E10" w:rsidP="00AF2E10">
      <w:r>
        <w:t xml:space="preserve">In the questionnaire for the Standardization exercise, the trainees will enter data on: </w:t>
      </w:r>
    </w:p>
    <w:p w14:paraId="43636BE8" w14:textId="77777777" w:rsidR="00AF2E10" w:rsidRDefault="00AF2E10" w:rsidP="00AF2E10">
      <w:pPr>
        <w:pStyle w:val="ListParagraph"/>
        <w:numPr>
          <w:ilvl w:val="0"/>
          <w:numId w:val="28"/>
        </w:numPr>
      </w:pPr>
      <w:r>
        <w:t>Session number</w:t>
      </w:r>
    </w:p>
    <w:p w14:paraId="582F6EE2" w14:textId="77777777" w:rsidR="00AF2E10" w:rsidRDefault="00AF2E10" w:rsidP="00AF2E10">
      <w:pPr>
        <w:pStyle w:val="ListParagraph"/>
        <w:numPr>
          <w:ilvl w:val="1"/>
          <w:numId w:val="28"/>
        </w:numPr>
      </w:pPr>
      <w:r>
        <w:t xml:space="preserve">Each standardization will be assigned a session number. </w:t>
      </w:r>
    </w:p>
    <w:p w14:paraId="2EBDB882" w14:textId="77777777" w:rsidR="00AF2E10" w:rsidRDefault="00AF2E10" w:rsidP="00AF2E10">
      <w:pPr>
        <w:pStyle w:val="ListParagraph"/>
        <w:numPr>
          <w:ilvl w:val="1"/>
          <w:numId w:val="28"/>
        </w:numPr>
      </w:pPr>
      <w:r>
        <w:t xml:space="preserve">The first exercise with 10 teams should be assigned number 1 and the numbering should continue consecutively. </w:t>
      </w:r>
    </w:p>
    <w:p w14:paraId="3F5C15FD" w14:textId="77777777" w:rsidR="00AF2E10" w:rsidRDefault="00AF2E10" w:rsidP="00AF2E10">
      <w:pPr>
        <w:pStyle w:val="ListParagraph"/>
        <w:numPr>
          <w:ilvl w:val="1"/>
          <w:numId w:val="28"/>
        </w:numPr>
      </w:pPr>
      <w:r>
        <w:t xml:space="preserve">It is not recommended to have two standardization exercises at the same time as supervision is often less than adequate.  If there are ever two standardization exercises conducted at the same time, ensure that they are assigned different session numbers. </w:t>
      </w:r>
    </w:p>
    <w:p w14:paraId="4AC45EAE" w14:textId="77777777" w:rsidR="00AF2E10" w:rsidRDefault="00AF2E10" w:rsidP="00AF2E10">
      <w:pPr>
        <w:pStyle w:val="ListParagraph"/>
        <w:numPr>
          <w:ilvl w:val="1"/>
          <w:numId w:val="28"/>
        </w:numPr>
      </w:pPr>
      <w:r>
        <w:t>If session numbers are not assigned, the automation of analyses will not function</w:t>
      </w:r>
    </w:p>
    <w:p w14:paraId="6A7115E5" w14:textId="77777777" w:rsidR="00AF2E10" w:rsidRDefault="00AF2E10" w:rsidP="00AF2E10">
      <w:pPr>
        <w:pStyle w:val="ListParagraph"/>
        <w:numPr>
          <w:ilvl w:val="0"/>
          <w:numId w:val="28"/>
        </w:numPr>
      </w:pPr>
      <w:r>
        <w:t>ID number of the Anthropometrist</w:t>
      </w:r>
    </w:p>
    <w:p w14:paraId="0F61E67C" w14:textId="77777777" w:rsidR="00AF2E10" w:rsidRDefault="00AF2E10" w:rsidP="00AF2E10">
      <w:pPr>
        <w:pStyle w:val="ListParagraph"/>
        <w:numPr>
          <w:ilvl w:val="1"/>
          <w:numId w:val="28"/>
        </w:numPr>
      </w:pPr>
      <w:r>
        <w:t xml:space="preserve">During the standardization, one trainee identified as the anthropometrist is responsible to measure the child, read the measurement instrument and record the result. </w:t>
      </w:r>
    </w:p>
    <w:p w14:paraId="39D3D2ED" w14:textId="77777777" w:rsidR="00AF2E10" w:rsidRDefault="00AF2E10" w:rsidP="00AF2E10">
      <w:pPr>
        <w:pStyle w:val="ListParagraph"/>
        <w:numPr>
          <w:ilvl w:val="0"/>
          <w:numId w:val="28"/>
        </w:numPr>
      </w:pPr>
      <w:r>
        <w:t>ID number of the Assistant</w:t>
      </w:r>
    </w:p>
    <w:p w14:paraId="0E4FAA90" w14:textId="77777777" w:rsidR="00AF2E10" w:rsidRDefault="00AF2E10" w:rsidP="00AF2E10">
      <w:pPr>
        <w:pStyle w:val="ListParagraph"/>
        <w:numPr>
          <w:ilvl w:val="1"/>
          <w:numId w:val="28"/>
        </w:numPr>
      </w:pPr>
      <w:r>
        <w:t xml:space="preserve">As the standardization exercise is always conducted in teams of two persons, the second person participates as the assistant. </w:t>
      </w:r>
    </w:p>
    <w:p w14:paraId="214F0F56" w14:textId="77777777" w:rsidR="00AF2E10" w:rsidRDefault="00AF2E10" w:rsidP="00AF2E10">
      <w:pPr>
        <w:pStyle w:val="ListParagraph"/>
        <w:numPr>
          <w:ilvl w:val="1"/>
          <w:numId w:val="28"/>
        </w:numPr>
      </w:pPr>
      <w:r>
        <w:lastRenderedPageBreak/>
        <w:t xml:space="preserve">The assistant supports the anthropometrist to put the child in place or correct position for measurement. </w:t>
      </w:r>
    </w:p>
    <w:p w14:paraId="710C127B" w14:textId="77777777" w:rsidR="00AF2E10" w:rsidRDefault="00AF2E10" w:rsidP="00AF2E10">
      <w:pPr>
        <w:pStyle w:val="ListParagraph"/>
        <w:numPr>
          <w:ilvl w:val="1"/>
          <w:numId w:val="28"/>
        </w:numPr>
      </w:pPr>
      <w:r>
        <w:t>The assistant does not measure the child, read the measurement instrument or record the result.</w:t>
      </w:r>
    </w:p>
    <w:p w14:paraId="772DFA62" w14:textId="77777777" w:rsidR="00AF2E10" w:rsidRDefault="00AF2E10" w:rsidP="00AF2E10">
      <w:pPr>
        <w:pStyle w:val="ListParagraph"/>
        <w:ind w:left="1440"/>
      </w:pPr>
    </w:p>
    <w:p w14:paraId="39EB6BA0" w14:textId="77777777" w:rsidR="00AF2E10" w:rsidRDefault="00AF2E10" w:rsidP="00AF2E10">
      <w:r>
        <w:t xml:space="preserve">At each post, the following specific information about the child is recorded on a piece of paper to correctly identify the child. </w:t>
      </w:r>
    </w:p>
    <w:p w14:paraId="178CB3DE" w14:textId="77777777" w:rsidR="00AF2E10" w:rsidRDefault="00AF2E10" w:rsidP="00AF2E10">
      <w:pPr>
        <w:pStyle w:val="ListParagraph"/>
        <w:numPr>
          <w:ilvl w:val="0"/>
          <w:numId w:val="28"/>
        </w:numPr>
      </w:pPr>
      <w:r>
        <w:t>Child ID</w:t>
      </w:r>
    </w:p>
    <w:p w14:paraId="0BDCFDDB" w14:textId="77777777" w:rsidR="00AF2E10" w:rsidRDefault="00AF2E10" w:rsidP="00AF2E10">
      <w:pPr>
        <w:pStyle w:val="ListParagraph"/>
        <w:numPr>
          <w:ilvl w:val="0"/>
          <w:numId w:val="28"/>
        </w:numPr>
      </w:pPr>
      <w:r>
        <w:t>Child Name</w:t>
      </w:r>
    </w:p>
    <w:p w14:paraId="3803627F" w14:textId="77777777" w:rsidR="00AF2E10" w:rsidRDefault="00AF2E10" w:rsidP="00AF2E10">
      <w:pPr>
        <w:pStyle w:val="ListParagraph"/>
        <w:numPr>
          <w:ilvl w:val="0"/>
          <w:numId w:val="28"/>
        </w:numPr>
      </w:pPr>
      <w:r>
        <w:t>Gender</w:t>
      </w:r>
    </w:p>
    <w:p w14:paraId="74E674DB" w14:textId="77777777" w:rsidR="00AF2E10" w:rsidRDefault="00AF2E10" w:rsidP="00AF2E10">
      <w:pPr>
        <w:pStyle w:val="ListParagraph"/>
        <w:numPr>
          <w:ilvl w:val="0"/>
          <w:numId w:val="28"/>
        </w:numPr>
      </w:pPr>
      <w:r>
        <w:t>Age in months</w:t>
      </w:r>
    </w:p>
    <w:p w14:paraId="481DE3C7" w14:textId="77777777" w:rsidR="00AF2E10" w:rsidRDefault="00AF2E10" w:rsidP="00AF2E10">
      <w:pPr>
        <w:pStyle w:val="ListParagraph"/>
        <w:numPr>
          <w:ilvl w:val="1"/>
          <w:numId w:val="28"/>
        </w:numPr>
      </w:pPr>
      <w:r>
        <w:t>The age of the child is important for determination of making a height measure standing or recumbent.</w:t>
      </w:r>
    </w:p>
    <w:p w14:paraId="3DB82AA0" w14:textId="77777777" w:rsidR="00AF2E10" w:rsidRDefault="00AF2E10" w:rsidP="00AF2E10"/>
    <w:p w14:paraId="5D481417" w14:textId="77777777" w:rsidR="00AF2E10" w:rsidRDefault="00AF2E10" w:rsidP="00AF2E10">
      <w:r>
        <w:t xml:space="preserve">The anthropometrist will be responsible to measure and record the follow data of the child. </w:t>
      </w:r>
    </w:p>
    <w:p w14:paraId="313799A3" w14:textId="77777777" w:rsidR="00AF2E10" w:rsidRDefault="00AF2E10" w:rsidP="00AF2E10">
      <w:pPr>
        <w:pStyle w:val="ListParagraph"/>
        <w:numPr>
          <w:ilvl w:val="0"/>
          <w:numId w:val="28"/>
        </w:numPr>
      </w:pPr>
      <w:r>
        <w:t>Weight (kg)</w:t>
      </w:r>
    </w:p>
    <w:p w14:paraId="3D0DCF8B" w14:textId="77777777" w:rsidR="00AF2E10" w:rsidRDefault="00AF2E10" w:rsidP="00AF2E10">
      <w:pPr>
        <w:pStyle w:val="ListParagraph"/>
        <w:numPr>
          <w:ilvl w:val="0"/>
          <w:numId w:val="28"/>
        </w:numPr>
      </w:pPr>
      <w:r>
        <w:t>Height (cm)</w:t>
      </w:r>
    </w:p>
    <w:p w14:paraId="55DFCC5B" w14:textId="77777777" w:rsidR="00AF2E10" w:rsidRDefault="00AF2E10" w:rsidP="00AF2E10">
      <w:pPr>
        <w:pStyle w:val="ListParagraph"/>
        <w:numPr>
          <w:ilvl w:val="0"/>
          <w:numId w:val="28"/>
        </w:numPr>
      </w:pPr>
      <w:commentRangeStart w:id="128"/>
      <w:r>
        <w:t>Measure</w:t>
      </w:r>
      <w:commentRangeEnd w:id="128"/>
      <w:r w:rsidR="00277625">
        <w:rPr>
          <w:rStyle w:val="CommentReference"/>
        </w:rPr>
        <w:commentReference w:id="128"/>
      </w:r>
    </w:p>
    <w:p w14:paraId="05AF9621" w14:textId="77777777" w:rsidR="00AF2E10" w:rsidRDefault="00AF2E10" w:rsidP="00AF2E10">
      <w:pPr>
        <w:pStyle w:val="ListParagraph"/>
        <w:numPr>
          <w:ilvl w:val="0"/>
          <w:numId w:val="28"/>
        </w:numPr>
      </w:pPr>
      <w:r>
        <w:t>MUAC (cm)</w:t>
      </w:r>
    </w:p>
    <w:p w14:paraId="3C1F2603" w14:textId="77777777" w:rsidR="00444132" w:rsidRDefault="00444132" w:rsidP="00280D7D"/>
    <w:p w14:paraId="12021982" w14:textId="77777777" w:rsidR="00AF2E10" w:rsidRDefault="00AF2E10" w:rsidP="00280D7D">
      <w:r>
        <w:t xml:space="preserve">Once the standardization exercises are completed, all mobile devices must be returned to the default configuration described at the </w:t>
      </w:r>
      <w:r w:rsidR="00F935EC">
        <w:t>in the Device Configuration</w:t>
      </w:r>
      <w:r w:rsidR="00A97B2E">
        <w:t xml:space="preserve"> section</w:t>
      </w:r>
      <w:r>
        <w:t xml:space="preserve"> </w:t>
      </w:r>
      <w:r w:rsidR="00F935EC">
        <w:t>above in</w:t>
      </w:r>
      <w:r>
        <w:t xml:space="preserve"> the document. </w:t>
      </w:r>
    </w:p>
    <w:p w14:paraId="75995096" w14:textId="77777777" w:rsidR="00622220" w:rsidRDefault="00622220">
      <w:pPr>
        <w:spacing w:after="160" w:line="259" w:lineRule="auto"/>
      </w:pPr>
    </w:p>
    <w:p w14:paraId="15B58BD2" w14:textId="77777777" w:rsidR="00DE590E" w:rsidRDefault="00DE590E" w:rsidP="00B8103A">
      <w:pPr>
        <w:pStyle w:val="Heading4"/>
      </w:pPr>
      <w:bookmarkStart w:id="129" w:name="_Toc448831085"/>
      <w:r w:rsidRPr="001E26B0">
        <w:t>Daily Calibration</w:t>
      </w:r>
      <w:bookmarkEnd w:id="129"/>
    </w:p>
    <w:p w14:paraId="70C1BE8B" w14:textId="77777777" w:rsidR="009636CD" w:rsidRDefault="001D7B4E" w:rsidP="001D7B4E">
      <w:r>
        <w:t xml:space="preserve">The daily calibration </w:t>
      </w:r>
      <w:r w:rsidR="009636CD">
        <w:t xml:space="preserve">questionnaire is used to: </w:t>
      </w:r>
    </w:p>
    <w:p w14:paraId="53B7D0BB" w14:textId="77777777" w:rsidR="009636CD" w:rsidRDefault="009636CD" w:rsidP="0067087F">
      <w:pPr>
        <w:pStyle w:val="ListParagraph"/>
        <w:numPr>
          <w:ilvl w:val="0"/>
          <w:numId w:val="29"/>
        </w:numPr>
      </w:pPr>
      <w:r>
        <w:t>enter the ID numbers of team members,</w:t>
      </w:r>
    </w:p>
    <w:p w14:paraId="4DCF880D" w14:textId="77777777" w:rsidR="00F46737" w:rsidRDefault="00F46737" w:rsidP="0067087F">
      <w:pPr>
        <w:pStyle w:val="ListParagraph"/>
        <w:numPr>
          <w:ilvl w:val="0"/>
          <w:numId w:val="29"/>
        </w:numPr>
      </w:pPr>
      <w:r>
        <w:t>the number of households, population in the cluster and segment</w:t>
      </w:r>
    </w:p>
    <w:p w14:paraId="2DA326B4" w14:textId="77777777" w:rsidR="009636CD" w:rsidRDefault="009636CD" w:rsidP="0067087F">
      <w:pPr>
        <w:pStyle w:val="ListParagraph"/>
        <w:numPr>
          <w:ilvl w:val="0"/>
          <w:numId w:val="29"/>
        </w:numPr>
      </w:pPr>
      <w:r>
        <w:t>ensure that all measure tools are in reviewed daily and are in good working order,</w:t>
      </w:r>
    </w:p>
    <w:p w14:paraId="671081E8" w14:textId="77777777" w:rsidR="001D7B4E" w:rsidRDefault="009636CD" w:rsidP="0067087F">
      <w:pPr>
        <w:pStyle w:val="ListParagraph"/>
        <w:numPr>
          <w:ilvl w:val="0"/>
          <w:numId w:val="29"/>
        </w:numPr>
      </w:pPr>
      <w:r>
        <w:t xml:space="preserve">record the GPS point and time when data collection starts in the cluster. </w:t>
      </w:r>
    </w:p>
    <w:p w14:paraId="7F549C29" w14:textId="77777777" w:rsidR="001D7B4E" w:rsidRDefault="001D7B4E" w:rsidP="001D7B4E"/>
    <w:p w14:paraId="6BF7CCE6" w14:textId="77777777" w:rsidR="00815005" w:rsidRDefault="00815005" w:rsidP="001D7B4E">
      <w:r>
        <w:t xml:space="preserve">The data collected are: </w:t>
      </w:r>
    </w:p>
    <w:p w14:paraId="1C7C8513" w14:textId="77777777" w:rsidR="00815005" w:rsidRDefault="001E26B0" w:rsidP="0067087F">
      <w:pPr>
        <w:pStyle w:val="ListParagraph"/>
        <w:numPr>
          <w:ilvl w:val="0"/>
          <w:numId w:val="30"/>
        </w:numPr>
      </w:pPr>
      <w:r w:rsidRPr="001E26B0">
        <w:t>ID number</w:t>
      </w:r>
      <w:r w:rsidR="00815005">
        <w:t>s</w:t>
      </w:r>
      <w:r w:rsidRPr="001E26B0">
        <w:t xml:space="preserve"> of </w:t>
      </w:r>
    </w:p>
    <w:p w14:paraId="7009E492" w14:textId="77777777" w:rsidR="00815005" w:rsidRDefault="001E26B0" w:rsidP="0067087F">
      <w:pPr>
        <w:pStyle w:val="ListParagraph"/>
        <w:numPr>
          <w:ilvl w:val="1"/>
          <w:numId w:val="31"/>
        </w:numPr>
      </w:pPr>
      <w:r w:rsidRPr="001E26B0">
        <w:t>Team Leader</w:t>
      </w:r>
    </w:p>
    <w:p w14:paraId="4692977F" w14:textId="77777777" w:rsidR="00815005" w:rsidRDefault="001E26B0" w:rsidP="0067087F">
      <w:pPr>
        <w:pStyle w:val="ListParagraph"/>
        <w:numPr>
          <w:ilvl w:val="1"/>
          <w:numId w:val="31"/>
        </w:numPr>
      </w:pPr>
      <w:r w:rsidRPr="001E26B0">
        <w:t>1st Anthropometrist</w:t>
      </w:r>
    </w:p>
    <w:p w14:paraId="00CAB0B1" w14:textId="77777777" w:rsidR="001E26B0" w:rsidRPr="001E26B0" w:rsidRDefault="001E26B0" w:rsidP="0067087F">
      <w:pPr>
        <w:pStyle w:val="ListParagraph"/>
        <w:numPr>
          <w:ilvl w:val="1"/>
          <w:numId w:val="31"/>
        </w:numPr>
      </w:pPr>
      <w:r w:rsidRPr="001E26B0">
        <w:t>2nd Anthropometrist</w:t>
      </w:r>
    </w:p>
    <w:p w14:paraId="7AE929B3" w14:textId="77777777" w:rsidR="00815005" w:rsidRDefault="00815005" w:rsidP="0067087F">
      <w:pPr>
        <w:pStyle w:val="ListParagraph"/>
        <w:numPr>
          <w:ilvl w:val="0"/>
          <w:numId w:val="30"/>
        </w:numPr>
      </w:pPr>
      <w:r>
        <w:t>GPS point</w:t>
      </w:r>
    </w:p>
    <w:p w14:paraId="5DF1A918" w14:textId="77777777" w:rsidR="00815005" w:rsidRDefault="001E26B0" w:rsidP="0067087F">
      <w:pPr>
        <w:pStyle w:val="ListParagraph"/>
        <w:numPr>
          <w:ilvl w:val="0"/>
          <w:numId w:val="30"/>
        </w:numPr>
      </w:pPr>
      <w:r w:rsidRPr="001E26B0">
        <w:t>State</w:t>
      </w:r>
      <w:r w:rsidR="00464DB8">
        <w:t>, Region or County</w:t>
      </w:r>
    </w:p>
    <w:p w14:paraId="1AF0E6D9" w14:textId="77777777" w:rsidR="00746201" w:rsidRDefault="00815005" w:rsidP="0067087F">
      <w:pPr>
        <w:pStyle w:val="ListParagraph"/>
        <w:numPr>
          <w:ilvl w:val="0"/>
          <w:numId w:val="30"/>
        </w:numPr>
      </w:pPr>
      <w:r>
        <w:t>Cluster number</w:t>
      </w:r>
    </w:p>
    <w:p w14:paraId="26D4C03E" w14:textId="77777777" w:rsidR="00746201" w:rsidRDefault="00746201" w:rsidP="0067087F">
      <w:pPr>
        <w:pStyle w:val="ListParagraph"/>
        <w:numPr>
          <w:ilvl w:val="0"/>
          <w:numId w:val="30"/>
        </w:numPr>
      </w:pPr>
      <w:r>
        <w:t>N</w:t>
      </w:r>
      <w:r w:rsidR="001E26B0" w:rsidRPr="001E26B0">
        <w:t>umber o</w:t>
      </w:r>
      <w:r>
        <w:t xml:space="preserve">f households in the CLUSTER </w:t>
      </w:r>
      <w:r w:rsidRPr="001E26B0">
        <w:t>(if known)</w:t>
      </w:r>
    </w:p>
    <w:p w14:paraId="4ADFC0D9" w14:textId="77777777" w:rsidR="00746201" w:rsidRDefault="00746201" w:rsidP="0067087F">
      <w:pPr>
        <w:pStyle w:val="ListParagraph"/>
        <w:numPr>
          <w:ilvl w:val="0"/>
          <w:numId w:val="30"/>
        </w:numPr>
      </w:pPr>
      <w:r>
        <w:t>N</w:t>
      </w:r>
      <w:r w:rsidR="001E26B0" w:rsidRPr="001E26B0">
        <w:t xml:space="preserve">umber of households in the SEGMENT </w:t>
      </w:r>
      <w:r w:rsidRPr="001E26B0">
        <w:t>(if known)</w:t>
      </w:r>
    </w:p>
    <w:p w14:paraId="04F612C3" w14:textId="77777777" w:rsidR="00746201" w:rsidRDefault="001E26B0" w:rsidP="0067087F">
      <w:pPr>
        <w:pStyle w:val="ListParagraph"/>
        <w:numPr>
          <w:ilvl w:val="0"/>
          <w:numId w:val="30"/>
        </w:numPr>
      </w:pPr>
      <w:r w:rsidRPr="001E26B0">
        <w:t>population of the CLUSTER (if known)</w:t>
      </w:r>
    </w:p>
    <w:p w14:paraId="6F3A72B7" w14:textId="77777777" w:rsidR="00407589" w:rsidRDefault="001E26B0" w:rsidP="0067087F">
      <w:pPr>
        <w:pStyle w:val="ListParagraph"/>
        <w:numPr>
          <w:ilvl w:val="0"/>
          <w:numId w:val="30"/>
        </w:numPr>
      </w:pPr>
      <w:r w:rsidRPr="001E26B0">
        <w:t>population of the SEGMENT (if known)</w:t>
      </w:r>
    </w:p>
    <w:p w14:paraId="304FD94E" w14:textId="77777777" w:rsidR="001E26B0" w:rsidRDefault="001E26B0" w:rsidP="0067087F">
      <w:pPr>
        <w:pStyle w:val="ListParagraph"/>
        <w:numPr>
          <w:ilvl w:val="0"/>
          <w:numId w:val="30"/>
        </w:numPr>
      </w:pPr>
      <w:r w:rsidRPr="001E26B0">
        <w:t xml:space="preserve">ID number </w:t>
      </w:r>
      <w:r w:rsidR="00407589">
        <w:t>and standard measure of</w:t>
      </w:r>
    </w:p>
    <w:p w14:paraId="025064E0" w14:textId="77777777" w:rsidR="001E26B0" w:rsidRDefault="00407589" w:rsidP="0067087F">
      <w:pPr>
        <w:pStyle w:val="ListParagraph"/>
        <w:numPr>
          <w:ilvl w:val="0"/>
          <w:numId w:val="32"/>
        </w:numPr>
      </w:pPr>
      <w:r>
        <w:t>Height board</w:t>
      </w:r>
    </w:p>
    <w:p w14:paraId="613A8930" w14:textId="77777777" w:rsidR="00407589" w:rsidRDefault="00407589" w:rsidP="0067087F">
      <w:pPr>
        <w:pStyle w:val="ListParagraph"/>
        <w:numPr>
          <w:ilvl w:val="0"/>
          <w:numId w:val="32"/>
        </w:numPr>
      </w:pPr>
      <w:r>
        <w:t>Digital scale</w:t>
      </w:r>
    </w:p>
    <w:p w14:paraId="1DADEFE7" w14:textId="77777777" w:rsidR="00407589" w:rsidRPr="001E26B0" w:rsidRDefault="00407589" w:rsidP="0067087F">
      <w:pPr>
        <w:pStyle w:val="ListParagraph"/>
        <w:numPr>
          <w:ilvl w:val="0"/>
          <w:numId w:val="32"/>
        </w:numPr>
      </w:pPr>
      <w:r>
        <w:t>Adult and Child MUAC strips</w:t>
      </w:r>
    </w:p>
    <w:p w14:paraId="34D925E5" w14:textId="77777777" w:rsidR="00943D63" w:rsidRDefault="00943D63" w:rsidP="001E26B0"/>
    <w:p w14:paraId="098F85C8" w14:textId="77777777" w:rsidR="00667815" w:rsidRDefault="00667815" w:rsidP="001E26B0"/>
    <w:p w14:paraId="620BF6FC" w14:textId="77777777" w:rsidR="00667815" w:rsidRPr="001E26B0" w:rsidRDefault="00667815" w:rsidP="001E26B0"/>
    <w:p w14:paraId="000F1DA2" w14:textId="77777777" w:rsidR="00DE590E" w:rsidRPr="00DB49F3" w:rsidRDefault="00DE590E" w:rsidP="00B8103A">
      <w:pPr>
        <w:pStyle w:val="Heading4"/>
        <w:rPr>
          <w:lang w:val="fr-BE"/>
        </w:rPr>
      </w:pPr>
      <w:bookmarkStart w:id="130" w:name="_Toc448831086"/>
      <w:r w:rsidRPr="00DB49F3">
        <w:rPr>
          <w:lang w:val="fr-BE"/>
        </w:rPr>
        <w:lastRenderedPageBreak/>
        <w:t>Nutrition Survey Questionnaire</w:t>
      </w:r>
      <w:bookmarkEnd w:id="130"/>
    </w:p>
    <w:p w14:paraId="5EF07B88" w14:textId="77777777" w:rsidR="00DE590E" w:rsidRDefault="00DE590E" w:rsidP="00886F3D">
      <w:pPr>
        <w:rPr>
          <w:lang w:val="fr-BE"/>
        </w:rPr>
      </w:pPr>
    </w:p>
    <w:p w14:paraId="4AC00CA3" w14:textId="77777777" w:rsidR="00CF7F54" w:rsidRPr="00785D42" w:rsidRDefault="00785D42" w:rsidP="00886F3D">
      <w:r w:rsidRPr="00785D42">
        <w:t xml:space="preserve">The Nutrition Survey Questionnaire has some small differences for the listing of household numbers. </w:t>
      </w:r>
      <w:r w:rsidR="00BD062F">
        <w:t xml:space="preserve"> These are described below. </w:t>
      </w:r>
    </w:p>
    <w:p w14:paraId="44B1B6D6" w14:textId="77777777" w:rsidR="00CF7F54" w:rsidRPr="00785D42" w:rsidRDefault="00CF7F54" w:rsidP="00886F3D"/>
    <w:p w14:paraId="70BFFF9D" w14:textId="77777777" w:rsidR="00D85558" w:rsidRDefault="00973323" w:rsidP="00886F3D">
      <w:r w:rsidRPr="00973323">
        <w:t>ADVANCE ENUMERATION</w:t>
      </w:r>
      <w:r>
        <w:t xml:space="preserve"> OF CLUSTER AND RANDOM </w:t>
      </w:r>
      <w:r w:rsidR="005F4ECF">
        <w:t>HOUSEHOLD SELECTION</w:t>
      </w:r>
    </w:p>
    <w:p w14:paraId="10BE1C01" w14:textId="77777777" w:rsidR="00D20692" w:rsidRDefault="00D20692" w:rsidP="00886F3D">
      <w:r>
        <w:t>Use the sample list and map of cluster to identify selected households</w:t>
      </w:r>
    </w:p>
    <w:p w14:paraId="6845107A" w14:textId="77777777" w:rsidR="005E141B" w:rsidRDefault="005E141B" w:rsidP="00886F3D">
      <w:r>
        <w:t>Enter the identification information for the selected household</w:t>
      </w:r>
    </w:p>
    <w:p w14:paraId="3C96086A" w14:textId="77777777" w:rsidR="005E141B" w:rsidRDefault="005E141B" w:rsidP="00886F3D">
      <w:r>
        <w:t>Record the GPS point at door before entry of the household</w:t>
      </w:r>
    </w:p>
    <w:p w14:paraId="62CD9A28" w14:textId="77777777" w:rsidR="00FE6419" w:rsidRPr="00973323" w:rsidRDefault="00FE6419" w:rsidP="00886F3D">
      <w:r>
        <w:t>Request consent and continue with interview</w:t>
      </w:r>
    </w:p>
    <w:p w14:paraId="049FCD99" w14:textId="77777777" w:rsidR="00D85558" w:rsidRPr="00973323" w:rsidRDefault="00D85558" w:rsidP="00886F3D"/>
    <w:p w14:paraId="019F0AA0" w14:textId="77777777" w:rsidR="00D85558" w:rsidRPr="00973323" w:rsidRDefault="00D85558" w:rsidP="00886F3D">
      <w:r w:rsidRPr="00973323">
        <w:t>SYSTEMATIC RANDOM SAMPLING</w:t>
      </w:r>
      <w:r w:rsidR="00973323">
        <w:t xml:space="preserve"> (List and Go) </w:t>
      </w:r>
    </w:p>
    <w:p w14:paraId="4D675DC3" w14:textId="77777777" w:rsidR="00D85558" w:rsidRDefault="00D85558" w:rsidP="00886F3D">
      <w:r w:rsidRPr="00D85558">
        <w:t xml:space="preserve">If the survey technical team decides </w:t>
      </w:r>
      <w:r w:rsidR="00FE6419">
        <w:t xml:space="preserve">to use the list and go method: </w:t>
      </w:r>
    </w:p>
    <w:p w14:paraId="1184E02E" w14:textId="77777777" w:rsidR="00CA61A2" w:rsidRDefault="00CA61A2" w:rsidP="0067087F">
      <w:pPr>
        <w:pStyle w:val="ListParagraph"/>
        <w:numPr>
          <w:ilvl w:val="0"/>
          <w:numId w:val="33"/>
        </w:numPr>
      </w:pPr>
      <w:r>
        <w:t>Meet with village chief to ensure permission to conduct survey</w:t>
      </w:r>
    </w:p>
    <w:p w14:paraId="3198F797" w14:textId="77777777" w:rsidR="00501445" w:rsidRDefault="00501445" w:rsidP="0067087F">
      <w:pPr>
        <w:pStyle w:val="ListParagraph"/>
        <w:numPr>
          <w:ilvl w:val="0"/>
          <w:numId w:val="33"/>
        </w:numPr>
      </w:pPr>
      <w:r>
        <w:t>Select the random start number</w:t>
      </w:r>
      <w:r w:rsidR="00CA61A2">
        <w:t xml:space="preserve"> </w:t>
      </w:r>
      <w:commentRangeStart w:id="131"/>
      <w:r w:rsidR="00CA61A2">
        <w:t>(0 to 6)</w:t>
      </w:r>
      <w:commentRangeEnd w:id="131"/>
      <w:r w:rsidR="00554C0F">
        <w:rPr>
          <w:rStyle w:val="CommentReference"/>
        </w:rPr>
        <w:commentReference w:id="131"/>
      </w:r>
    </w:p>
    <w:p w14:paraId="545F1C25" w14:textId="77777777" w:rsidR="00501445" w:rsidRDefault="00501445" w:rsidP="0067087F">
      <w:pPr>
        <w:pStyle w:val="ListParagraph"/>
        <w:numPr>
          <w:ilvl w:val="0"/>
          <w:numId w:val="33"/>
        </w:numPr>
      </w:pPr>
      <w:r>
        <w:t>Calculate the sampling interval</w:t>
      </w:r>
    </w:p>
    <w:p w14:paraId="5FC78B6F" w14:textId="77777777" w:rsidR="00501445" w:rsidRDefault="00501445" w:rsidP="0067087F">
      <w:pPr>
        <w:pStyle w:val="ListParagraph"/>
        <w:numPr>
          <w:ilvl w:val="0"/>
          <w:numId w:val="33"/>
        </w:numPr>
      </w:pPr>
      <w:r>
        <w:t>Approach door of first household or concession</w:t>
      </w:r>
      <w:r w:rsidR="007F3137">
        <w:t xml:space="preserve"> (address)</w:t>
      </w:r>
    </w:p>
    <w:p w14:paraId="053D12EB" w14:textId="77777777" w:rsidR="007F3137" w:rsidRDefault="007F3137" w:rsidP="0067087F">
      <w:pPr>
        <w:pStyle w:val="ListParagraph"/>
        <w:numPr>
          <w:ilvl w:val="0"/>
          <w:numId w:val="33"/>
        </w:numPr>
      </w:pPr>
      <w:commentRangeStart w:id="132"/>
      <w:r>
        <w:t>Record number of household(s) with chalk on door</w:t>
      </w:r>
    </w:p>
    <w:p w14:paraId="130B82F0" w14:textId="77777777" w:rsidR="007F3137" w:rsidRDefault="007F3137" w:rsidP="0067087F">
      <w:pPr>
        <w:pStyle w:val="ListParagraph"/>
        <w:numPr>
          <w:ilvl w:val="0"/>
          <w:numId w:val="33"/>
        </w:numPr>
      </w:pPr>
      <w:r>
        <w:t>If any household are selected, circle the number of household on the door</w:t>
      </w:r>
    </w:p>
    <w:p w14:paraId="3BAAE231" w14:textId="77777777" w:rsidR="007F3137" w:rsidRDefault="007F3137" w:rsidP="0067087F">
      <w:pPr>
        <w:pStyle w:val="ListParagraph"/>
        <w:numPr>
          <w:ilvl w:val="0"/>
          <w:numId w:val="33"/>
        </w:numPr>
      </w:pPr>
      <w:r>
        <w:t>Enter cluster number</w:t>
      </w:r>
    </w:p>
    <w:p w14:paraId="25B443B3" w14:textId="77777777" w:rsidR="007F3137" w:rsidRDefault="007F3137" w:rsidP="0067087F">
      <w:pPr>
        <w:pStyle w:val="ListParagraph"/>
        <w:numPr>
          <w:ilvl w:val="0"/>
          <w:numId w:val="33"/>
        </w:numPr>
      </w:pPr>
      <w:r>
        <w:t>Record all the household number(s) at address</w:t>
      </w:r>
    </w:p>
    <w:p w14:paraId="0F95F1F6" w14:textId="77777777" w:rsidR="007F3137" w:rsidRDefault="007F3137" w:rsidP="0067087F">
      <w:pPr>
        <w:pStyle w:val="ListParagraph"/>
        <w:numPr>
          <w:ilvl w:val="0"/>
          <w:numId w:val="33"/>
        </w:numPr>
      </w:pPr>
      <w:r>
        <w:t>Record</w:t>
      </w:r>
      <w:r w:rsidRPr="007F3137">
        <w:t xml:space="preserve"> </w:t>
      </w:r>
      <w:r>
        <w:t xml:space="preserve">if there is a selected household at this address </w:t>
      </w:r>
    </w:p>
    <w:p w14:paraId="06702C3C" w14:textId="77777777" w:rsidR="007F3137" w:rsidRDefault="00501445" w:rsidP="0067087F">
      <w:pPr>
        <w:pStyle w:val="ListParagraph"/>
        <w:numPr>
          <w:ilvl w:val="0"/>
          <w:numId w:val="33"/>
        </w:numPr>
      </w:pPr>
      <w:r>
        <w:t>Record HOUSEHOLD NUMBER selected</w:t>
      </w:r>
      <w:r w:rsidR="007F3137">
        <w:t xml:space="preserve"> </w:t>
      </w:r>
    </w:p>
    <w:p w14:paraId="185DA050" w14:textId="77777777" w:rsidR="00AD64C0" w:rsidRDefault="00501445" w:rsidP="0067087F">
      <w:pPr>
        <w:pStyle w:val="ListParagraph"/>
        <w:numPr>
          <w:ilvl w:val="0"/>
          <w:numId w:val="33"/>
        </w:numPr>
      </w:pPr>
      <w:r>
        <w:t>Please ta</w:t>
      </w:r>
      <w:r w:rsidR="007F3137">
        <w:t>ke the GPS reading at the door</w:t>
      </w:r>
      <w:commentRangeEnd w:id="132"/>
      <w:r w:rsidR="00554C0F">
        <w:rPr>
          <w:rStyle w:val="CommentReference"/>
        </w:rPr>
        <w:commentReference w:id="132"/>
      </w:r>
    </w:p>
    <w:p w14:paraId="5ADBDE79" w14:textId="77777777" w:rsidR="00AD64C0" w:rsidRDefault="00AD64C0" w:rsidP="00AD64C0">
      <w:r>
        <w:t>If there are two selected households at the address, repeat the process and enter the exact same information.  That is, pretend you start again outside of the main door if there is more than one selected household.</w:t>
      </w:r>
    </w:p>
    <w:p w14:paraId="3FF2B7C0" w14:textId="77777777" w:rsidR="00AD64C0" w:rsidRDefault="00AD64C0" w:rsidP="00AD64C0"/>
    <w:p w14:paraId="5D801AE3" w14:textId="77777777" w:rsidR="00AD64C0" w:rsidRDefault="00AD64C0" w:rsidP="00AD64C0">
      <w:r>
        <w:t>After completing the list of household numbers, request consent for selected households and complete the interviews.</w:t>
      </w:r>
    </w:p>
    <w:p w14:paraId="16946403" w14:textId="77777777" w:rsidR="00AD64C0" w:rsidRDefault="00AD64C0" w:rsidP="00D77052"/>
    <w:p w14:paraId="55CD8FFE" w14:textId="77777777" w:rsidR="00AD64C0" w:rsidRDefault="00AD64C0" w:rsidP="00D77052"/>
    <w:p w14:paraId="4A19F95C" w14:textId="77777777" w:rsidR="00D77052" w:rsidRDefault="00D77052" w:rsidP="00D77052">
      <w:r>
        <w:t>After entering the ID information on the selected households, the interviewer team will:</w:t>
      </w:r>
    </w:p>
    <w:p w14:paraId="61802273" w14:textId="77777777" w:rsidR="00D77052" w:rsidRDefault="00D77052" w:rsidP="0067087F">
      <w:pPr>
        <w:pStyle w:val="ListParagraph"/>
        <w:numPr>
          <w:ilvl w:val="0"/>
          <w:numId w:val="35"/>
        </w:numPr>
      </w:pPr>
      <w:r>
        <w:t>Complete the household listing by recording for all household members:</w:t>
      </w:r>
    </w:p>
    <w:p w14:paraId="0BB6826D" w14:textId="77777777" w:rsidR="00D77052" w:rsidRDefault="00D77052" w:rsidP="0067087F">
      <w:pPr>
        <w:pStyle w:val="ListParagraph"/>
        <w:numPr>
          <w:ilvl w:val="1"/>
          <w:numId w:val="35"/>
        </w:numPr>
      </w:pPr>
      <w:r>
        <w:t>Name or nickname for identification purposes in the household only</w:t>
      </w:r>
    </w:p>
    <w:p w14:paraId="73B6519B" w14:textId="77777777" w:rsidR="00D77052" w:rsidRDefault="00D77052" w:rsidP="0067087F">
      <w:pPr>
        <w:pStyle w:val="ListParagraph"/>
        <w:numPr>
          <w:ilvl w:val="1"/>
          <w:numId w:val="35"/>
        </w:numPr>
      </w:pPr>
      <w:r>
        <w:t>Age</w:t>
      </w:r>
    </w:p>
    <w:p w14:paraId="3465A87C" w14:textId="77777777" w:rsidR="00D77052" w:rsidRDefault="00D77052" w:rsidP="0067087F">
      <w:pPr>
        <w:pStyle w:val="ListParagraph"/>
        <w:numPr>
          <w:ilvl w:val="1"/>
          <w:numId w:val="35"/>
        </w:numPr>
      </w:pPr>
      <w:r>
        <w:t>Sex</w:t>
      </w:r>
    </w:p>
    <w:p w14:paraId="3AFD7C95" w14:textId="77777777" w:rsidR="00501445" w:rsidRDefault="00501445" w:rsidP="00886F3D"/>
    <w:p w14:paraId="29A12A4F" w14:textId="77777777" w:rsidR="00D77052" w:rsidRDefault="00D77052" w:rsidP="00886F3D">
      <w:r>
        <w:t>The questionnaire will automatically select all children less than six years of age.  The under six year cut-off is used to prevent problems of age shifting.  The exact date of birth or age in months will be collected for children under six years of age.  Then from the most precise data on age in months, the following data will be collected on children under 5 years of age (under 59 months):</w:t>
      </w:r>
    </w:p>
    <w:p w14:paraId="26E0EBCC" w14:textId="77777777" w:rsidR="00D77052" w:rsidRDefault="00D77052" w:rsidP="0067087F">
      <w:pPr>
        <w:pStyle w:val="ListParagraph"/>
        <w:numPr>
          <w:ilvl w:val="0"/>
          <w:numId w:val="36"/>
        </w:numPr>
      </w:pPr>
      <w:r>
        <w:t>Weight</w:t>
      </w:r>
    </w:p>
    <w:p w14:paraId="1DC2B572" w14:textId="77777777" w:rsidR="00D77052" w:rsidRDefault="00D77052" w:rsidP="0067087F">
      <w:pPr>
        <w:pStyle w:val="ListParagraph"/>
        <w:numPr>
          <w:ilvl w:val="0"/>
          <w:numId w:val="36"/>
        </w:numPr>
      </w:pPr>
      <w:r>
        <w:t>Height</w:t>
      </w:r>
    </w:p>
    <w:p w14:paraId="51B7A311" w14:textId="77777777" w:rsidR="00D77052" w:rsidRDefault="00D77052" w:rsidP="0067087F">
      <w:pPr>
        <w:pStyle w:val="ListParagraph"/>
        <w:numPr>
          <w:ilvl w:val="0"/>
          <w:numId w:val="36"/>
        </w:numPr>
      </w:pPr>
      <w:r>
        <w:t>Measure (recumbent length or standing height)</w:t>
      </w:r>
    </w:p>
    <w:p w14:paraId="0CF7960D" w14:textId="77777777" w:rsidR="00D77052" w:rsidRDefault="00D77052" w:rsidP="0067087F">
      <w:pPr>
        <w:pStyle w:val="ListParagraph"/>
        <w:numPr>
          <w:ilvl w:val="0"/>
          <w:numId w:val="36"/>
        </w:numPr>
      </w:pPr>
      <w:r>
        <w:t>MUAC</w:t>
      </w:r>
    </w:p>
    <w:p w14:paraId="11442028" w14:textId="77777777" w:rsidR="00D77052" w:rsidRDefault="00D77052" w:rsidP="0067087F">
      <w:pPr>
        <w:pStyle w:val="ListParagraph"/>
        <w:numPr>
          <w:ilvl w:val="0"/>
          <w:numId w:val="36"/>
        </w:numPr>
      </w:pPr>
      <w:r>
        <w:t>Bilateral edema</w:t>
      </w:r>
    </w:p>
    <w:p w14:paraId="7D92512E" w14:textId="77777777" w:rsidR="00D77052" w:rsidRDefault="00D77052" w:rsidP="00886F3D"/>
    <w:p w14:paraId="714149D1" w14:textId="77777777" w:rsidR="005B2106" w:rsidRDefault="005B2106" w:rsidP="00886F3D">
      <w:r>
        <w:t xml:space="preserve">If there are any other questions collected on children, they are collected before advancing to the next section of </w:t>
      </w:r>
      <w:r w:rsidR="005D1E6E">
        <w:t xml:space="preserve">the </w:t>
      </w:r>
      <w:r>
        <w:t xml:space="preserve">questionnaire. </w:t>
      </w:r>
    </w:p>
    <w:p w14:paraId="70B9DDB8" w14:textId="77777777" w:rsidR="005B2106" w:rsidRDefault="005B2106" w:rsidP="00886F3D"/>
    <w:p w14:paraId="257BD35B" w14:textId="77777777" w:rsidR="00D77052" w:rsidRDefault="005B2106" w:rsidP="00886F3D">
      <w:r>
        <w:lastRenderedPageBreak/>
        <w:t xml:space="preserve">After data collection on children, the main questionnaire collects anthropometric data on women. </w:t>
      </w:r>
      <w:r w:rsidR="005D1E6E">
        <w:t xml:space="preserve">For all women from 15 to 49 years of age, the following data are collected: </w:t>
      </w:r>
    </w:p>
    <w:p w14:paraId="1A68191C" w14:textId="77777777" w:rsidR="005D1E6E" w:rsidRDefault="005D1E6E" w:rsidP="0067087F">
      <w:pPr>
        <w:pStyle w:val="ListParagraph"/>
        <w:numPr>
          <w:ilvl w:val="0"/>
          <w:numId w:val="37"/>
        </w:numPr>
      </w:pPr>
      <w:r>
        <w:t>Weight</w:t>
      </w:r>
    </w:p>
    <w:p w14:paraId="269812DA" w14:textId="77777777" w:rsidR="005D1E6E" w:rsidRDefault="005D1E6E" w:rsidP="0067087F">
      <w:pPr>
        <w:pStyle w:val="ListParagraph"/>
        <w:numPr>
          <w:ilvl w:val="0"/>
          <w:numId w:val="37"/>
        </w:numPr>
      </w:pPr>
      <w:r>
        <w:t>Height</w:t>
      </w:r>
    </w:p>
    <w:p w14:paraId="3317FA35" w14:textId="77777777" w:rsidR="005D1E6E" w:rsidRDefault="005D1E6E" w:rsidP="0067087F">
      <w:pPr>
        <w:pStyle w:val="ListParagraph"/>
        <w:numPr>
          <w:ilvl w:val="0"/>
          <w:numId w:val="37"/>
        </w:numPr>
      </w:pPr>
      <w:r>
        <w:t>MUAC</w:t>
      </w:r>
    </w:p>
    <w:p w14:paraId="39E681E5" w14:textId="77777777" w:rsidR="005D1E6E" w:rsidRDefault="005D1E6E" w:rsidP="0067087F">
      <w:pPr>
        <w:pStyle w:val="ListParagraph"/>
        <w:numPr>
          <w:ilvl w:val="0"/>
          <w:numId w:val="37"/>
        </w:numPr>
      </w:pPr>
      <w:r>
        <w:t>Pregnancy and breastfeeding status</w:t>
      </w:r>
    </w:p>
    <w:p w14:paraId="5B120256" w14:textId="77777777" w:rsidR="005D1E6E" w:rsidRDefault="005D1E6E" w:rsidP="00B158AB"/>
    <w:p w14:paraId="5CF07668" w14:textId="77777777" w:rsidR="00B158AB" w:rsidRDefault="00B158AB" w:rsidP="00B158AB">
      <w:r w:rsidRPr="004006C5">
        <w:rPr>
          <w:highlight w:val="yellow"/>
        </w:rPr>
        <w:t>Making Corrections</w:t>
      </w:r>
    </w:p>
    <w:p w14:paraId="0FFB5378" w14:textId="77777777" w:rsidR="00B158AB" w:rsidRDefault="004006C5" w:rsidP="00B158AB">
      <w:r>
        <w:t xml:space="preserve">If the interviewer makes a mistake and is not able to remove a member of a list, in the household listing, child or woman listing then leave all the details about the member blank.  These will be considered not a member of the list if there is no data / details found in the database. </w:t>
      </w:r>
    </w:p>
    <w:p w14:paraId="37BDD459" w14:textId="77777777" w:rsidR="00B158AB" w:rsidRDefault="00B158AB" w:rsidP="005D1E6E">
      <w:pPr>
        <w:pStyle w:val="ListParagraph"/>
      </w:pPr>
    </w:p>
    <w:p w14:paraId="08882530" w14:textId="77777777" w:rsidR="0067087F" w:rsidRPr="00887104" w:rsidRDefault="0067087F" w:rsidP="0067087F">
      <w:r>
        <w:t>To save questionnaire</w:t>
      </w:r>
    </w:p>
    <w:p w14:paraId="6A076785" w14:textId="77777777" w:rsidR="0067087F" w:rsidRDefault="0067087F" w:rsidP="0067087F">
      <w:r>
        <w:t xml:space="preserve">Add name of questionnaire for ease of identification </w:t>
      </w:r>
    </w:p>
    <w:p w14:paraId="391B454A" w14:textId="77777777" w:rsidR="00F83798" w:rsidRDefault="0067087F" w:rsidP="0067087F">
      <w:r>
        <w:t>If you have to save the unfinished questionnaire, please use this format</w:t>
      </w:r>
      <w:r w:rsidR="00F83798">
        <w:t>:</w:t>
      </w:r>
      <w:r>
        <w:t xml:space="preserve">  </w:t>
      </w:r>
    </w:p>
    <w:p w14:paraId="663DF7E7" w14:textId="77777777" w:rsidR="00F83798" w:rsidRDefault="004707E5" w:rsidP="00F83798">
      <w:pPr>
        <w:pStyle w:val="ListParagraph"/>
        <w:numPr>
          <w:ilvl w:val="0"/>
          <w:numId w:val="38"/>
        </w:numPr>
      </w:pPr>
      <w:r>
        <w:t>write</w:t>
      </w:r>
      <w:r w:rsidR="0067087F">
        <w:t xml:space="preserve"> ( C ) for cluster, </w:t>
      </w:r>
    </w:p>
    <w:p w14:paraId="725C58D1" w14:textId="77777777" w:rsidR="00F83798" w:rsidRDefault="004707E5" w:rsidP="00F83798">
      <w:pPr>
        <w:pStyle w:val="ListParagraph"/>
        <w:numPr>
          <w:ilvl w:val="0"/>
          <w:numId w:val="38"/>
        </w:numPr>
      </w:pPr>
      <w:r>
        <w:t>record</w:t>
      </w:r>
      <w:r w:rsidR="0067087F">
        <w:t xml:space="preserve"> the actual cluster number</w:t>
      </w:r>
      <w:r w:rsidR="00273C92">
        <w:t>,</w:t>
      </w:r>
    </w:p>
    <w:p w14:paraId="5BC84C73" w14:textId="77777777" w:rsidR="00F83798" w:rsidRDefault="00F83798" w:rsidP="00F83798">
      <w:pPr>
        <w:pStyle w:val="ListParagraph"/>
        <w:numPr>
          <w:ilvl w:val="0"/>
          <w:numId w:val="38"/>
        </w:numPr>
      </w:pPr>
      <w:r>
        <w:t>write</w:t>
      </w:r>
      <w:r w:rsidR="0067087F">
        <w:t xml:space="preserve"> ( H ) for the household</w:t>
      </w:r>
      <w:r w:rsidR="00273C92">
        <w:t>,</w:t>
      </w:r>
      <w:r w:rsidR="0067087F">
        <w:t xml:space="preserve"> </w:t>
      </w:r>
    </w:p>
    <w:p w14:paraId="2E29C1CD" w14:textId="77777777" w:rsidR="0067087F" w:rsidRDefault="004707E5" w:rsidP="00F83798">
      <w:pPr>
        <w:pStyle w:val="ListParagraph"/>
        <w:numPr>
          <w:ilvl w:val="0"/>
          <w:numId w:val="38"/>
        </w:numPr>
      </w:pPr>
      <w:r>
        <w:t>record</w:t>
      </w:r>
      <w:r w:rsidR="0067087F">
        <w:t xml:space="preserve"> by the household number. </w:t>
      </w:r>
    </w:p>
    <w:p w14:paraId="12FCB024" w14:textId="77777777" w:rsidR="0067087F" w:rsidRDefault="0067087F" w:rsidP="0067087F">
      <w:r>
        <w:t xml:space="preserve">For example, for cluster number 1 and household number 17, save the questionnaire as C1H17. </w:t>
      </w:r>
    </w:p>
    <w:p w14:paraId="02FE0051" w14:textId="77777777" w:rsidR="0067087F" w:rsidRDefault="0067087F" w:rsidP="0067087F"/>
    <w:p w14:paraId="655ECF7B" w14:textId="77777777" w:rsidR="0067087F" w:rsidRPr="006B508A" w:rsidRDefault="0067087F" w:rsidP="0067087F">
      <w:r w:rsidRPr="006B508A">
        <w:t xml:space="preserve">How to </w:t>
      </w:r>
      <w:r>
        <w:t>s</w:t>
      </w:r>
      <w:r w:rsidRPr="006B508A">
        <w:t>end questionnaire</w:t>
      </w:r>
      <w:r>
        <w:t xml:space="preserve"> to server</w:t>
      </w:r>
    </w:p>
    <w:p w14:paraId="014A9A66" w14:textId="77777777" w:rsidR="0067087F" w:rsidRDefault="0067087F" w:rsidP="0067087F">
      <w:pPr>
        <w:pStyle w:val="ListParagraph"/>
        <w:numPr>
          <w:ilvl w:val="0"/>
          <w:numId w:val="22"/>
        </w:numPr>
      </w:pPr>
      <w:r>
        <w:t>Check Cluster and Team Leader ID is correct</w:t>
      </w:r>
    </w:p>
    <w:p w14:paraId="2611F713" w14:textId="77777777" w:rsidR="0067087F" w:rsidRDefault="0067087F" w:rsidP="0067087F">
      <w:pPr>
        <w:pStyle w:val="ListParagraph"/>
        <w:numPr>
          <w:ilvl w:val="0"/>
          <w:numId w:val="22"/>
        </w:numPr>
      </w:pPr>
      <w:r>
        <w:t>Check Listing of Household Numbers are correct</w:t>
      </w:r>
    </w:p>
    <w:p w14:paraId="1A405A57" w14:textId="77777777" w:rsidR="0067087F" w:rsidRDefault="0067087F" w:rsidP="0067087F">
      <w:pPr>
        <w:pStyle w:val="ListParagraph"/>
        <w:numPr>
          <w:ilvl w:val="0"/>
          <w:numId w:val="22"/>
        </w:numPr>
      </w:pPr>
      <w:r>
        <w:t xml:space="preserve">Check that Data collected </w:t>
      </w:r>
    </w:p>
    <w:p w14:paraId="31D670B1" w14:textId="77777777" w:rsidR="0067087F" w:rsidRDefault="0067087F" w:rsidP="0067087F">
      <w:pPr>
        <w:pStyle w:val="ListParagraph"/>
        <w:numPr>
          <w:ilvl w:val="0"/>
          <w:numId w:val="22"/>
        </w:numPr>
      </w:pPr>
      <w:r>
        <w:t>Go to end of Questionnaire</w:t>
      </w:r>
    </w:p>
    <w:p w14:paraId="0AAE1786" w14:textId="77777777" w:rsidR="0067087F" w:rsidRDefault="0067087F" w:rsidP="0067087F">
      <w:pPr>
        <w:pStyle w:val="ListParagraph"/>
        <w:numPr>
          <w:ilvl w:val="0"/>
          <w:numId w:val="22"/>
        </w:numPr>
      </w:pPr>
      <w:r>
        <w:t xml:space="preserve">Check the box - </w:t>
      </w:r>
      <w:r w:rsidRPr="008C5C2C">
        <w:rPr>
          <w:i/>
        </w:rPr>
        <w:t>Mark form as finished</w:t>
      </w:r>
      <w:r>
        <w:t xml:space="preserve"> </w:t>
      </w:r>
    </w:p>
    <w:p w14:paraId="53C92A03" w14:textId="77777777" w:rsidR="0067087F" w:rsidRDefault="0067087F" w:rsidP="0067087F">
      <w:pPr>
        <w:pStyle w:val="ListParagraph"/>
        <w:numPr>
          <w:ilvl w:val="0"/>
          <w:numId w:val="22"/>
        </w:numPr>
      </w:pPr>
      <w:r>
        <w:t xml:space="preserve">Click the button  </w:t>
      </w:r>
      <w:r w:rsidRPr="001B74B2">
        <w:rPr>
          <w:i/>
        </w:rPr>
        <w:t>Save Form and Exit</w:t>
      </w:r>
    </w:p>
    <w:p w14:paraId="675D8B5E" w14:textId="77777777" w:rsidR="00B07D08" w:rsidRDefault="00B07D08" w:rsidP="00886F3D"/>
    <w:p w14:paraId="0AB8883E" w14:textId="77777777" w:rsidR="0067087F" w:rsidRDefault="0067087F" w:rsidP="00886F3D"/>
    <w:p w14:paraId="644F65FF" w14:textId="77777777" w:rsidR="00A852C6" w:rsidRDefault="00A852C6" w:rsidP="00A852C6">
      <w:r w:rsidRPr="00887104">
        <w:t xml:space="preserve">The team leader is responsible to ensure that data are sent to the survey coordination team every 1 or 2 days. </w:t>
      </w:r>
    </w:p>
    <w:p w14:paraId="5508DFAC" w14:textId="77777777" w:rsidR="00DD2EE6" w:rsidRPr="00887104" w:rsidRDefault="00DD2EE6" w:rsidP="00A852C6"/>
    <w:p w14:paraId="5079A2E0" w14:textId="77777777" w:rsidR="00A852C6" w:rsidRDefault="00A852C6" w:rsidP="00A852C6">
      <w:r w:rsidRPr="00887104">
        <w:t xml:space="preserve">Sending data requires access to the 3G or Edge network. </w:t>
      </w:r>
    </w:p>
    <w:p w14:paraId="656A3999" w14:textId="77777777" w:rsidR="00A852C6" w:rsidRDefault="00695883" w:rsidP="00A852C6">
      <w:r>
        <w:t xml:space="preserve">The survey coordinator will review the data on a daily basis.  He or she will note which teams have sent data on which dates.  </w:t>
      </w:r>
      <w:r w:rsidR="00A852C6" w:rsidRPr="00887104">
        <w:t xml:space="preserve">If data are not sent on a regular basis, the team leader will receive a warning.  After the second warning, the services of team leader will be reviewed and he or she may be dismissed. </w:t>
      </w:r>
    </w:p>
    <w:p w14:paraId="373094B3" w14:textId="77777777" w:rsidR="003578E5" w:rsidRPr="00887104" w:rsidRDefault="003578E5" w:rsidP="00A852C6"/>
    <w:p w14:paraId="5DC56301" w14:textId="77777777" w:rsidR="003578E5" w:rsidRPr="00887104" w:rsidRDefault="003578E5" w:rsidP="00A852C6">
      <w:r w:rsidRPr="00887104">
        <w:t>Reminders for data collection</w:t>
      </w:r>
    </w:p>
    <w:p w14:paraId="7873FE3E" w14:textId="77777777" w:rsidR="006F1238" w:rsidRPr="00887104" w:rsidRDefault="006F1238" w:rsidP="0067087F">
      <w:pPr>
        <w:numPr>
          <w:ilvl w:val="0"/>
          <w:numId w:val="5"/>
        </w:numPr>
      </w:pPr>
      <w:r w:rsidRPr="00887104">
        <w:t>Complete the log-in and standardization of tools every day before data collection</w:t>
      </w:r>
    </w:p>
    <w:p w14:paraId="14ED8B69" w14:textId="77777777" w:rsidR="006F1238" w:rsidRDefault="00CB73A2" w:rsidP="0067087F">
      <w:pPr>
        <w:numPr>
          <w:ilvl w:val="0"/>
          <w:numId w:val="5"/>
        </w:numPr>
      </w:pPr>
      <w:r>
        <w:t>In all questionnaires, d</w:t>
      </w:r>
      <w:r w:rsidR="006F1238" w:rsidRPr="00887104">
        <w:t>o not skip questions, review data entry form</w:t>
      </w:r>
      <w:r>
        <w:t>s</w:t>
      </w:r>
      <w:r w:rsidR="006F1238" w:rsidRPr="00887104">
        <w:t xml:space="preserve"> for completeness</w:t>
      </w:r>
    </w:p>
    <w:p w14:paraId="7809EA6C" w14:textId="77777777" w:rsidR="00CB73A2" w:rsidRPr="00887104" w:rsidRDefault="000671C2" w:rsidP="0067087F">
      <w:pPr>
        <w:numPr>
          <w:ilvl w:val="0"/>
          <w:numId w:val="5"/>
        </w:numPr>
      </w:pPr>
      <w:r>
        <w:t>Never (d</w:t>
      </w:r>
      <w:r w:rsidR="00CB73A2">
        <w:t>o not</w:t>
      </w:r>
      <w:r>
        <w:t>)</w:t>
      </w:r>
      <w:r w:rsidR="00CB73A2">
        <w:t xml:space="preserve"> record answers on paper and later on to the mobile device.  This increases the number of errors and produces bad quality data. </w:t>
      </w:r>
    </w:p>
    <w:p w14:paraId="2F7322AD" w14:textId="77777777" w:rsidR="006F1238" w:rsidRPr="00887104" w:rsidRDefault="000671C2" w:rsidP="0067087F">
      <w:pPr>
        <w:numPr>
          <w:ilvl w:val="0"/>
          <w:numId w:val="5"/>
        </w:numPr>
      </w:pPr>
      <w:r>
        <w:t>Always c</w:t>
      </w:r>
      <w:r w:rsidR="006F1238" w:rsidRPr="00887104">
        <w:t>omplete the data entry on one household before starting the next</w:t>
      </w:r>
    </w:p>
    <w:p w14:paraId="6F0620FC" w14:textId="77777777" w:rsidR="006F1238" w:rsidRPr="00887104" w:rsidRDefault="006F1238" w:rsidP="0067087F">
      <w:pPr>
        <w:numPr>
          <w:ilvl w:val="0"/>
          <w:numId w:val="5"/>
        </w:numPr>
      </w:pPr>
      <w:r w:rsidRPr="00887104">
        <w:t>Remind yourself of the household number by the number recorded on the door of household written in chalk</w:t>
      </w:r>
    </w:p>
    <w:p w14:paraId="592C5117" w14:textId="77777777" w:rsidR="006F1238" w:rsidRDefault="006F1238" w:rsidP="0067087F">
      <w:pPr>
        <w:numPr>
          <w:ilvl w:val="0"/>
          <w:numId w:val="5"/>
        </w:numPr>
      </w:pPr>
      <w:r w:rsidRPr="00887104">
        <w:t xml:space="preserve">Save </w:t>
      </w:r>
      <w:r w:rsidR="000671C2">
        <w:t>the</w:t>
      </w:r>
      <w:r w:rsidRPr="00887104">
        <w:t xml:space="preserve"> data if </w:t>
      </w:r>
      <w:r w:rsidR="000671C2">
        <w:t>there is an interruption</w:t>
      </w:r>
      <w:r w:rsidRPr="00887104">
        <w:t xml:space="preserve"> </w:t>
      </w:r>
      <w:r w:rsidR="000671C2">
        <w:t>during the</w:t>
      </w:r>
      <w:r w:rsidRPr="00887104">
        <w:t xml:space="preserve"> interview</w:t>
      </w:r>
      <w:r w:rsidR="000671C2">
        <w:t>.</w:t>
      </w:r>
    </w:p>
    <w:p w14:paraId="142FCEC7" w14:textId="77777777" w:rsidR="00FF3D72" w:rsidRPr="00887104" w:rsidRDefault="00FF3D72" w:rsidP="0067087F">
      <w:pPr>
        <w:numPr>
          <w:ilvl w:val="0"/>
          <w:numId w:val="5"/>
        </w:numPr>
      </w:pPr>
      <w:r>
        <w:t>When the interview is completed, mark as finalised and send.</w:t>
      </w:r>
    </w:p>
    <w:p w14:paraId="091C5F98" w14:textId="77777777" w:rsidR="00A852C6" w:rsidRDefault="00A852C6" w:rsidP="00A852C6"/>
    <w:p w14:paraId="208BFFA5" w14:textId="77777777" w:rsidR="00AC4D53" w:rsidRDefault="00AC4D53" w:rsidP="00AC4D53">
      <w:pPr>
        <w:pStyle w:val="Heading2"/>
      </w:pPr>
      <w:bookmarkStart w:id="133" w:name="_Toc448831087"/>
      <w:r>
        <w:lastRenderedPageBreak/>
        <w:t>Data Collection</w:t>
      </w:r>
      <w:bookmarkEnd w:id="133"/>
      <w:r>
        <w:t xml:space="preserve"> </w:t>
      </w:r>
    </w:p>
    <w:p w14:paraId="35DB23F9" w14:textId="77777777" w:rsidR="00C04255" w:rsidRDefault="00C04255" w:rsidP="00C04255"/>
    <w:p w14:paraId="32FFE8CA" w14:textId="77777777" w:rsidR="00FA2F10" w:rsidRDefault="00FA2F10" w:rsidP="00FA2F10">
      <w:pPr>
        <w:pStyle w:val="Heading3"/>
      </w:pPr>
      <w:bookmarkStart w:id="134" w:name="_Toc448831088"/>
      <w:commentRangeStart w:id="135"/>
      <w:r>
        <w:t>Field Test</w:t>
      </w:r>
      <w:bookmarkEnd w:id="134"/>
      <w:commentRangeEnd w:id="135"/>
      <w:r w:rsidR="0022409D">
        <w:rPr>
          <w:rStyle w:val="CommentReference"/>
          <w:rFonts w:asciiTheme="minorHAnsi" w:eastAsiaTheme="minorHAnsi" w:hAnsiTheme="minorHAnsi" w:cstheme="minorBidi"/>
          <w:color w:val="auto"/>
        </w:rPr>
        <w:commentReference w:id="135"/>
      </w:r>
    </w:p>
    <w:p w14:paraId="1E92655A" w14:textId="77777777" w:rsidR="00EC3005" w:rsidRDefault="00EC3005" w:rsidP="00C04255">
      <w:r w:rsidRPr="000E5E0F">
        <w:rPr>
          <w:highlight w:val="yellow"/>
        </w:rPr>
        <w:t>Field testing the questionnaires and data collection methodology</w:t>
      </w:r>
    </w:p>
    <w:p w14:paraId="7146EA9C" w14:textId="77777777" w:rsidR="00CF5235" w:rsidRDefault="00CF5235" w:rsidP="00C04255"/>
    <w:p w14:paraId="48A3565C" w14:textId="77777777" w:rsidR="001C23B3" w:rsidRDefault="001C23B3" w:rsidP="0067087F">
      <w:pPr>
        <w:pStyle w:val="ListParagraph"/>
        <w:numPr>
          <w:ilvl w:val="0"/>
          <w:numId w:val="34"/>
        </w:numPr>
      </w:pPr>
      <w:r>
        <w:t>Check that all ID and GPS information is correctly entered</w:t>
      </w:r>
    </w:p>
    <w:p w14:paraId="3D34F2A5" w14:textId="77777777" w:rsidR="00380FFB" w:rsidRDefault="00380FFB" w:rsidP="0067087F">
      <w:pPr>
        <w:pStyle w:val="ListParagraph"/>
        <w:numPr>
          <w:ilvl w:val="0"/>
          <w:numId w:val="34"/>
        </w:numPr>
      </w:pPr>
      <w:r>
        <w:t>Check for full comprehension of questions on the questionnaire</w:t>
      </w:r>
    </w:p>
    <w:p w14:paraId="334D7B02" w14:textId="77777777" w:rsidR="00380FFB" w:rsidRDefault="00380FFB" w:rsidP="0067087F">
      <w:pPr>
        <w:pStyle w:val="ListParagraph"/>
        <w:numPr>
          <w:ilvl w:val="0"/>
          <w:numId w:val="34"/>
        </w:numPr>
      </w:pPr>
      <w:r>
        <w:t>Check to that lists of households, women and children are entered correctly</w:t>
      </w:r>
    </w:p>
    <w:p w14:paraId="3E74D81D" w14:textId="77777777" w:rsidR="00380FFB" w:rsidRDefault="00380FFB" w:rsidP="0067087F">
      <w:pPr>
        <w:pStyle w:val="ListParagraph"/>
        <w:numPr>
          <w:ilvl w:val="0"/>
          <w:numId w:val="34"/>
        </w:numPr>
      </w:pPr>
      <w:r>
        <w:t>Check to ensure questionnaires are completed</w:t>
      </w:r>
    </w:p>
    <w:p w14:paraId="2393A8F4" w14:textId="77777777" w:rsidR="00EC3005" w:rsidRDefault="00EC3005" w:rsidP="00C04255"/>
    <w:p w14:paraId="72C55900" w14:textId="77777777" w:rsidR="00EC3005" w:rsidRDefault="00FA2F10" w:rsidP="00FA2F10">
      <w:pPr>
        <w:pStyle w:val="Heading3"/>
      </w:pPr>
      <w:bookmarkStart w:id="136" w:name="_Toc448831089"/>
      <w:r>
        <w:t>Survey Launch</w:t>
      </w:r>
      <w:bookmarkEnd w:id="136"/>
    </w:p>
    <w:p w14:paraId="17F45654" w14:textId="77777777" w:rsidR="00AC4D53" w:rsidRDefault="008E0224" w:rsidP="00C04255">
      <w:r>
        <w:t>Ensure that database</w:t>
      </w:r>
      <w:r w:rsidR="00DC69DE">
        <w:t xml:space="preserve"> on the server</w:t>
      </w:r>
      <w:r>
        <w:t xml:space="preserve"> is empty at the s</w:t>
      </w:r>
      <w:r w:rsidR="00C04255">
        <w:t>tart of data collection</w:t>
      </w:r>
    </w:p>
    <w:p w14:paraId="13A09BC7" w14:textId="77777777" w:rsidR="00B25309" w:rsidRDefault="00B25309" w:rsidP="00C04255"/>
    <w:p w14:paraId="1384CACE" w14:textId="77777777" w:rsidR="00C04255" w:rsidRDefault="00C04255" w:rsidP="00C04255">
      <w:r>
        <w:t xml:space="preserve">Ensure that all training data is erased from the server before launching the survey. </w:t>
      </w:r>
    </w:p>
    <w:p w14:paraId="68650C70" w14:textId="77777777" w:rsidR="003C61BB" w:rsidRDefault="003C61BB" w:rsidP="00C04255">
      <w:r>
        <w:t>To ensure that the data base is cleaned</w:t>
      </w:r>
    </w:p>
    <w:p w14:paraId="079B0918" w14:textId="77777777" w:rsidR="003C61BB" w:rsidRDefault="00DE63D4" w:rsidP="004A56FC">
      <w:pPr>
        <w:pStyle w:val="ListParagraph"/>
        <w:numPr>
          <w:ilvl w:val="0"/>
          <w:numId w:val="26"/>
        </w:numPr>
        <w:rPr>
          <w:highlight w:val="yellow"/>
          <w:lang w:val="fr-BE"/>
        </w:rPr>
      </w:pPr>
      <w:r w:rsidRPr="00DE63D4">
        <w:rPr>
          <w:highlight w:val="yellow"/>
        </w:rPr>
        <w:t>Delete old questionnaires on devices and</w:t>
      </w:r>
      <w:r>
        <w:rPr>
          <w:highlight w:val="yellow"/>
        </w:rPr>
        <w:t xml:space="preserve"> r</w:t>
      </w:r>
      <w:r w:rsidR="003C61BB" w:rsidRPr="00DE63D4">
        <w:rPr>
          <w:highlight w:val="yellow"/>
          <w:lang w:val="fr-BE"/>
        </w:rPr>
        <w:t xml:space="preserve">eload new questionnaires onto </w:t>
      </w:r>
      <w:r w:rsidR="00701D76" w:rsidRPr="00DE63D4">
        <w:rPr>
          <w:highlight w:val="yellow"/>
          <w:lang w:val="fr-BE"/>
        </w:rPr>
        <w:t>devices</w:t>
      </w:r>
    </w:p>
    <w:p w14:paraId="61B8A07A" w14:textId="77777777" w:rsidR="00DE63D4" w:rsidRPr="00DE63D4" w:rsidRDefault="00DE63D4" w:rsidP="00DE63D4">
      <w:pPr>
        <w:ind w:left="360"/>
        <w:rPr>
          <w:highlight w:val="yellow"/>
          <w:lang w:val="fr-BE"/>
        </w:rPr>
      </w:pPr>
      <w:r>
        <w:rPr>
          <w:highlight w:val="yellow"/>
          <w:lang w:val="fr-BE"/>
        </w:rPr>
        <w:t>OR</w:t>
      </w:r>
    </w:p>
    <w:p w14:paraId="02F16275" w14:textId="77777777" w:rsidR="00701D76" w:rsidRPr="00F84F6F" w:rsidRDefault="00DE63D4" w:rsidP="0067087F">
      <w:pPr>
        <w:pStyle w:val="ListParagraph"/>
        <w:numPr>
          <w:ilvl w:val="0"/>
          <w:numId w:val="26"/>
        </w:numPr>
        <w:rPr>
          <w:highlight w:val="yellow"/>
        </w:rPr>
      </w:pPr>
      <w:r>
        <w:rPr>
          <w:highlight w:val="yellow"/>
        </w:rPr>
        <w:t>Delete all completed questionnaires on devices and d</w:t>
      </w:r>
      <w:r w:rsidR="00701D76" w:rsidRPr="00F84F6F">
        <w:rPr>
          <w:highlight w:val="yellow"/>
        </w:rPr>
        <w:t>elete data on server</w:t>
      </w:r>
    </w:p>
    <w:p w14:paraId="015AD8D5" w14:textId="77777777" w:rsidR="00C04255" w:rsidRPr="00C04255" w:rsidRDefault="00C04255" w:rsidP="00C04255"/>
    <w:p w14:paraId="153D0AF2" w14:textId="77777777" w:rsidR="00CD6A0E" w:rsidRPr="00887104" w:rsidRDefault="00CD6A0E" w:rsidP="00B508D7">
      <w:pPr>
        <w:pStyle w:val="Heading3"/>
      </w:pPr>
      <w:bookmarkStart w:id="137" w:name="_Toc448831090"/>
      <w:r w:rsidRPr="00887104">
        <w:t>Device exchange</w:t>
      </w:r>
      <w:bookmarkEnd w:id="137"/>
      <w:r w:rsidR="00446DD1" w:rsidRPr="00887104">
        <w:t xml:space="preserve"> </w:t>
      </w:r>
    </w:p>
    <w:p w14:paraId="61D9ACCA" w14:textId="77777777" w:rsidR="00CD6A0E" w:rsidRPr="00887104" w:rsidRDefault="00CD6A0E" w:rsidP="00A852C6">
      <w:r w:rsidRPr="00887104">
        <w:t xml:space="preserve">Countries with poor 3G network can exchange devices with supervisors every 1 or 2 days to ensure that data are regularly uploaded to server. </w:t>
      </w:r>
    </w:p>
    <w:p w14:paraId="76C6A803" w14:textId="77777777" w:rsidR="00CD6A0E" w:rsidRDefault="00CD6A0E" w:rsidP="00A852C6"/>
    <w:p w14:paraId="3E287D51" w14:textId="77777777" w:rsidR="00647688" w:rsidRDefault="00F17A60" w:rsidP="00A852C6">
      <w:r w:rsidRPr="00F17A60">
        <w:t>The device exchange idea is only necessary if teams stay outside of the coverage area for 2 days or more. Liberia is such a small country, that I imagine this would be difficult – unless the teams sleep in the village every night.   Different countries do the field work differently.  In Senegal a lot of interviewer teams found it more comfortable to stay in the villa</w:t>
      </w:r>
      <w:r w:rsidR="001952B2">
        <w:t xml:space="preserve">ge than guesthouses. But every </w:t>
      </w:r>
      <w:r w:rsidR="003D588D">
        <w:t xml:space="preserve">day  the teams returned to </w:t>
      </w:r>
      <w:r w:rsidRPr="00F17A60">
        <w:t>main roads where they were able to send data.</w:t>
      </w:r>
    </w:p>
    <w:p w14:paraId="325C5A94" w14:textId="77777777" w:rsidR="00647688" w:rsidRPr="00887104" w:rsidRDefault="00647688" w:rsidP="00A852C6"/>
    <w:p w14:paraId="1C0BA48D" w14:textId="77777777" w:rsidR="008D164A" w:rsidRPr="00887104" w:rsidRDefault="008D164A" w:rsidP="00E330EB">
      <w:pPr>
        <w:pStyle w:val="Heading3"/>
      </w:pPr>
      <w:bookmarkStart w:id="138" w:name="_Toc448831091"/>
      <w:r w:rsidRPr="00887104">
        <w:t xml:space="preserve">Daily </w:t>
      </w:r>
      <w:r w:rsidR="00164828">
        <w:t>D</w:t>
      </w:r>
      <w:r w:rsidR="00164828" w:rsidRPr="00887104">
        <w:t>ata</w:t>
      </w:r>
      <w:r w:rsidR="00164828">
        <w:t xml:space="preserve"> Quality R</w:t>
      </w:r>
      <w:r w:rsidRPr="00887104">
        <w:t>eview</w:t>
      </w:r>
      <w:bookmarkEnd w:id="138"/>
      <w:r w:rsidRPr="00887104">
        <w:t xml:space="preserve"> </w:t>
      </w:r>
    </w:p>
    <w:p w14:paraId="05B48553" w14:textId="77777777" w:rsidR="008D164A" w:rsidRPr="00887104" w:rsidRDefault="00E330EB" w:rsidP="008D164A">
      <w:r w:rsidRPr="00887104">
        <w:t>Review of map</w:t>
      </w:r>
    </w:p>
    <w:p w14:paraId="796B7B4B" w14:textId="77777777" w:rsidR="00E330EB" w:rsidRPr="00887104" w:rsidRDefault="00E330EB" w:rsidP="008D164A">
      <w:r w:rsidRPr="00887104">
        <w:t>Dashboard for daily data quality review</w:t>
      </w:r>
    </w:p>
    <w:p w14:paraId="2B65EAA7" w14:textId="77777777" w:rsidR="00E330EB" w:rsidRPr="00887104" w:rsidRDefault="00E330EB" w:rsidP="008D164A">
      <w:r w:rsidRPr="00887104">
        <w:t xml:space="preserve">All details visible through mobile data collection application </w:t>
      </w:r>
    </w:p>
    <w:p w14:paraId="7FE7CCA0" w14:textId="77777777" w:rsidR="00E330EB" w:rsidRPr="00887104" w:rsidRDefault="00E330EB" w:rsidP="008D164A"/>
    <w:p w14:paraId="7AA20CA9" w14:textId="77777777" w:rsidR="00E330EB" w:rsidRDefault="00E330EB" w:rsidP="008D164A">
      <w:r w:rsidRPr="00887104">
        <w:t xml:space="preserve">If no dashboard, </w:t>
      </w:r>
      <w:r w:rsidR="00AD3DF5">
        <w:t>data should be downloaded</w:t>
      </w:r>
      <w:r w:rsidRPr="00887104">
        <w:t xml:space="preserve"> daily </w:t>
      </w:r>
      <w:r w:rsidR="00AD3DF5">
        <w:t>and converted</w:t>
      </w:r>
      <w:r w:rsidRPr="00887104">
        <w:t xml:space="preserve"> </w:t>
      </w:r>
      <w:r w:rsidR="00AD3DF5">
        <w:t xml:space="preserve">into ENA format for </w:t>
      </w:r>
      <w:r w:rsidR="004A7206">
        <w:t>daily review</w:t>
      </w:r>
    </w:p>
    <w:p w14:paraId="35CC9705" w14:textId="77777777" w:rsidR="00E330EB" w:rsidRPr="00887104" w:rsidRDefault="00E330EB" w:rsidP="008D164A"/>
    <w:p w14:paraId="04CA7CC0" w14:textId="77777777" w:rsidR="008D164A" w:rsidRPr="00887104" w:rsidRDefault="008D164A" w:rsidP="008D164A">
      <w:pPr>
        <w:pStyle w:val="Heading3"/>
      </w:pPr>
      <w:bookmarkStart w:id="139" w:name="_Toc448831092"/>
      <w:r w:rsidRPr="00887104">
        <w:t xml:space="preserve">Finalization of </w:t>
      </w:r>
      <w:r w:rsidR="00B257FC" w:rsidRPr="00887104">
        <w:t>d</w:t>
      </w:r>
      <w:r w:rsidRPr="00887104">
        <w:t>ata</w:t>
      </w:r>
      <w:bookmarkEnd w:id="139"/>
    </w:p>
    <w:p w14:paraId="672094BC" w14:textId="77777777" w:rsidR="008D164A" w:rsidRPr="00887104" w:rsidRDefault="008D164A" w:rsidP="008D164A"/>
    <w:p w14:paraId="67F6D8F8" w14:textId="77777777" w:rsidR="008D164A" w:rsidRPr="00887104" w:rsidRDefault="008D164A" w:rsidP="008D164A">
      <w:r w:rsidRPr="00887104">
        <w:t>Validation</w:t>
      </w:r>
    </w:p>
    <w:p w14:paraId="03EE98C9" w14:textId="77777777" w:rsidR="008D164A" w:rsidRPr="00887104" w:rsidRDefault="008D164A" w:rsidP="008D164A">
      <w:r w:rsidRPr="00887104">
        <w:t>Download</w:t>
      </w:r>
    </w:p>
    <w:p w14:paraId="7367FFB4" w14:textId="77777777" w:rsidR="008D164A" w:rsidRPr="00887104" w:rsidRDefault="008D164A" w:rsidP="008D164A">
      <w:r w:rsidRPr="00887104">
        <w:t>Archiving</w:t>
      </w:r>
    </w:p>
    <w:p w14:paraId="77C98E6E" w14:textId="77777777" w:rsidR="00F3677A" w:rsidRPr="00887104" w:rsidRDefault="00F3677A" w:rsidP="008D164A">
      <w:r w:rsidRPr="00887104">
        <w:tab/>
        <w:t xml:space="preserve">Any and all names and/or personal data that can identify respondents are removed from the final data for dissemination. </w:t>
      </w:r>
    </w:p>
    <w:p w14:paraId="0A69FD7D" w14:textId="77777777" w:rsidR="008D164A" w:rsidRPr="00887104" w:rsidRDefault="008D164A" w:rsidP="00280D7D"/>
    <w:p w14:paraId="1F2E4AB3" w14:textId="77777777" w:rsidR="006521F4" w:rsidRDefault="006521F4" w:rsidP="00053460">
      <w:pPr>
        <w:spacing w:after="160" w:line="259" w:lineRule="auto"/>
      </w:pPr>
      <w:r w:rsidRPr="00887104">
        <w:br w:type="page"/>
      </w:r>
      <w:r w:rsidR="00765BC8">
        <w:lastRenderedPageBreak/>
        <w:t>Annexes</w:t>
      </w:r>
    </w:p>
    <w:p w14:paraId="4DF487E6" w14:textId="77777777" w:rsidR="00473B89" w:rsidRPr="00460658" w:rsidRDefault="00473B89" w:rsidP="00473B89">
      <w:pPr>
        <w:spacing w:line="360" w:lineRule="auto"/>
        <w:jc w:val="center"/>
        <w:rPr>
          <w:rFonts w:cs="Times New Roman"/>
          <w:b/>
          <w:sz w:val="28"/>
          <w:szCs w:val="28"/>
        </w:rPr>
      </w:pPr>
      <w:r w:rsidRPr="00AD226B">
        <w:rPr>
          <w:rFonts w:cs="Times New Roman"/>
          <w:b/>
          <w:sz w:val="28"/>
          <w:szCs w:val="28"/>
          <w:highlight w:val="yellow"/>
        </w:rPr>
        <w:t>Country Name</w:t>
      </w:r>
      <w:r>
        <w:rPr>
          <w:rFonts w:cs="Times New Roman"/>
          <w:b/>
          <w:sz w:val="28"/>
          <w:szCs w:val="28"/>
        </w:rPr>
        <w:t xml:space="preserve"> </w:t>
      </w:r>
      <w:r w:rsidRPr="00460658">
        <w:rPr>
          <w:rFonts w:cs="Times New Roman"/>
          <w:b/>
          <w:sz w:val="28"/>
          <w:szCs w:val="28"/>
        </w:rPr>
        <w:t>Survey</w:t>
      </w:r>
      <w:r w:rsidR="00E24157">
        <w:rPr>
          <w:rFonts w:cs="Times New Roman"/>
          <w:b/>
          <w:sz w:val="28"/>
          <w:szCs w:val="28"/>
        </w:rPr>
        <w:t xml:space="preserve"> Name</w:t>
      </w:r>
    </w:p>
    <w:p w14:paraId="390E5859" w14:textId="77777777" w:rsidR="00473B89" w:rsidRDefault="00473B89" w:rsidP="00473B89">
      <w:pPr>
        <w:spacing w:line="360" w:lineRule="auto"/>
        <w:jc w:val="center"/>
        <w:rPr>
          <w:rFonts w:cs="Times New Roman"/>
          <w:b/>
        </w:rPr>
      </w:pPr>
      <w:r w:rsidRPr="00460658">
        <w:rPr>
          <w:rFonts w:cs="Times New Roman"/>
          <w:b/>
        </w:rPr>
        <w:t>Issue of mobile device for data collection</w:t>
      </w:r>
    </w:p>
    <w:p w14:paraId="76602758" w14:textId="77777777" w:rsidR="00473B89" w:rsidRDefault="00473B89" w:rsidP="00473B89">
      <w:pPr>
        <w:spacing w:line="360" w:lineRule="auto"/>
        <w:jc w:val="center"/>
        <w:rPr>
          <w:rFonts w:cs="Times New Roman"/>
          <w:b/>
        </w:rPr>
      </w:pPr>
      <w:r>
        <w:rPr>
          <w:rFonts w:cs="Times New Roman"/>
          <w:b/>
        </w:rPr>
        <w:t>(To be signed by all trainees and supervisors before working with mobile devices)</w:t>
      </w:r>
    </w:p>
    <w:p w14:paraId="61D25314" w14:textId="77777777" w:rsidR="00473B89" w:rsidRPr="00460658" w:rsidRDefault="00473B89" w:rsidP="00473B89">
      <w:pPr>
        <w:spacing w:line="360" w:lineRule="auto"/>
        <w:jc w:val="center"/>
        <w:rPr>
          <w:rFonts w:cs="Times New Roman"/>
          <w:b/>
        </w:rPr>
      </w:pPr>
    </w:p>
    <w:p w14:paraId="5CCA06B2" w14:textId="77777777" w:rsidR="00473B89" w:rsidRPr="00063A37" w:rsidRDefault="00473B89" w:rsidP="00473B89">
      <w:pPr>
        <w:spacing w:line="360" w:lineRule="auto"/>
        <w:rPr>
          <w:rFonts w:cs="Times New Roman"/>
        </w:rPr>
      </w:pPr>
      <w:r w:rsidRPr="00063A37">
        <w:rPr>
          <w:rFonts w:cs="Times New Roman"/>
        </w:rPr>
        <w:t>I ……………………...………………………………………………………….., (Write name clearly in block letters)</w:t>
      </w:r>
      <w:r>
        <w:rPr>
          <w:rFonts w:cs="Times New Roman"/>
        </w:rPr>
        <w:t xml:space="preserve">  </w:t>
      </w:r>
      <w:r w:rsidRPr="00063A37">
        <w:rPr>
          <w:rFonts w:cs="Times New Roman"/>
        </w:rPr>
        <w:t xml:space="preserve">employed </w:t>
      </w:r>
      <w:r>
        <w:rPr>
          <w:rFonts w:cs="Times New Roman"/>
        </w:rPr>
        <w:t xml:space="preserve">by ______________________________for the </w:t>
      </w:r>
      <w:r w:rsidRPr="0007109A">
        <w:rPr>
          <w:rFonts w:cs="Times New Roman"/>
          <w:highlight w:val="yellow"/>
        </w:rPr>
        <w:t>National Nutrition Survey</w:t>
      </w:r>
      <w:r w:rsidRPr="00063A37">
        <w:rPr>
          <w:rFonts w:cs="Times New Roman"/>
        </w:rPr>
        <w:t>, hereby agree to abide by the following terms and conditions for the receipt and use of the mobile device provided:</w:t>
      </w:r>
    </w:p>
    <w:p w14:paraId="4D6FD219" w14:textId="77777777" w:rsidR="00473B89" w:rsidRPr="00063A37" w:rsidRDefault="00473B89" w:rsidP="00473B89">
      <w:pPr>
        <w:pStyle w:val="ListParagraph"/>
        <w:numPr>
          <w:ilvl w:val="0"/>
          <w:numId w:val="39"/>
        </w:numPr>
        <w:spacing w:after="200" w:line="360" w:lineRule="auto"/>
        <w:rPr>
          <w:rFonts w:cs="Times New Roman"/>
        </w:rPr>
      </w:pPr>
      <w:r w:rsidRPr="00063A37">
        <w:rPr>
          <w:rFonts w:cs="Times New Roman"/>
        </w:rPr>
        <w:t xml:space="preserve">The device will remain the property of </w:t>
      </w:r>
      <w:r w:rsidRPr="005D419E">
        <w:rPr>
          <w:rFonts w:cs="Times New Roman"/>
          <w:highlight w:val="yellow"/>
        </w:rPr>
        <w:t>UNICEF</w:t>
      </w:r>
      <w:r w:rsidRPr="00063A37">
        <w:rPr>
          <w:rFonts w:cs="Times New Roman"/>
        </w:rPr>
        <w:t xml:space="preserve"> and I am to return it to </w:t>
      </w:r>
      <w:r w:rsidRPr="0007109A">
        <w:rPr>
          <w:rFonts w:cs="Times New Roman"/>
          <w:highlight w:val="yellow"/>
        </w:rPr>
        <w:t>UNICEF</w:t>
      </w:r>
      <w:r w:rsidRPr="00063A37">
        <w:rPr>
          <w:rFonts w:cs="Times New Roman"/>
        </w:rPr>
        <w:t xml:space="preserve"> </w:t>
      </w:r>
      <w:r>
        <w:rPr>
          <w:rFonts w:cs="Times New Roman"/>
        </w:rPr>
        <w:t>in good working</w:t>
      </w:r>
      <w:r w:rsidRPr="00063A37">
        <w:rPr>
          <w:rFonts w:cs="Times New Roman"/>
        </w:rPr>
        <w:t xml:space="preserve"> condition, subject to </w:t>
      </w:r>
      <w:r w:rsidR="00C52A6F">
        <w:rPr>
          <w:rFonts w:cs="Times New Roman"/>
        </w:rPr>
        <w:t>minor</w:t>
      </w:r>
      <w:r w:rsidRPr="00063A37">
        <w:rPr>
          <w:rFonts w:cs="Times New Roman"/>
        </w:rPr>
        <w:t xml:space="preserve"> wear and tear for use of such equipment. The device shall be </w:t>
      </w:r>
      <w:r>
        <w:rPr>
          <w:rFonts w:cs="Times New Roman"/>
        </w:rPr>
        <w:t xml:space="preserve">returned </w:t>
      </w:r>
      <w:r w:rsidRPr="00063A37">
        <w:rPr>
          <w:rFonts w:cs="Times New Roman"/>
        </w:rPr>
        <w:t xml:space="preserve">to an official designated by </w:t>
      </w:r>
      <w:r w:rsidRPr="0007109A">
        <w:rPr>
          <w:rFonts w:cs="Times New Roman"/>
          <w:highlight w:val="yellow"/>
        </w:rPr>
        <w:t>UNICEF</w:t>
      </w:r>
      <w:r w:rsidRPr="00063A37">
        <w:rPr>
          <w:rFonts w:cs="Times New Roman"/>
        </w:rPr>
        <w:t xml:space="preserve"> on expiration of my services or the end of the data collection period. </w:t>
      </w:r>
    </w:p>
    <w:p w14:paraId="55DBF773" w14:textId="77777777" w:rsidR="00473B89" w:rsidRPr="00063A37" w:rsidRDefault="00473B89" w:rsidP="00473B89">
      <w:pPr>
        <w:pStyle w:val="ListParagraph"/>
        <w:numPr>
          <w:ilvl w:val="0"/>
          <w:numId w:val="39"/>
        </w:numPr>
        <w:spacing w:after="200" w:line="360" w:lineRule="auto"/>
        <w:rPr>
          <w:rFonts w:cs="Times New Roman"/>
        </w:rPr>
      </w:pPr>
      <w:r w:rsidRPr="00063A37">
        <w:rPr>
          <w:rFonts w:cs="Times New Roman"/>
        </w:rPr>
        <w:t>If the device is damaged due to my negligence or anyone on the team who I work with</w:t>
      </w:r>
      <w:r>
        <w:rPr>
          <w:rFonts w:cs="Times New Roman"/>
        </w:rPr>
        <w:t>, all three team members (team leader, anthropometrist and assistant) will</w:t>
      </w:r>
      <w:r w:rsidRPr="00063A37">
        <w:rPr>
          <w:rFonts w:cs="Times New Roman"/>
        </w:rPr>
        <w:t xml:space="preserve"> </w:t>
      </w:r>
      <w:r>
        <w:rPr>
          <w:rFonts w:cs="Times New Roman"/>
        </w:rPr>
        <w:t xml:space="preserve">share the cost to </w:t>
      </w:r>
      <w:r w:rsidRPr="00063A37">
        <w:rPr>
          <w:rFonts w:cs="Times New Roman"/>
        </w:rPr>
        <w:t xml:space="preserve">replace </w:t>
      </w:r>
      <w:r>
        <w:rPr>
          <w:rFonts w:cs="Times New Roman"/>
        </w:rPr>
        <w:t xml:space="preserve">the </w:t>
      </w:r>
      <w:r w:rsidRPr="00063A37">
        <w:rPr>
          <w:rFonts w:cs="Times New Roman"/>
        </w:rPr>
        <w:t xml:space="preserve">device </w:t>
      </w:r>
      <w:r>
        <w:rPr>
          <w:rFonts w:cs="Times New Roman"/>
        </w:rPr>
        <w:t xml:space="preserve">with one </w:t>
      </w:r>
      <w:r w:rsidRPr="00063A37">
        <w:rPr>
          <w:rFonts w:cs="Times New Roman"/>
        </w:rPr>
        <w:t>of the same</w:t>
      </w:r>
      <w:r>
        <w:rPr>
          <w:rFonts w:cs="Times New Roman"/>
        </w:rPr>
        <w:t xml:space="preserve"> specifications. If a supervisor or other person using the device outside a team causes damage, he or she will be responsible to cover the cost of </w:t>
      </w:r>
      <w:r w:rsidRPr="00063A37">
        <w:rPr>
          <w:rFonts w:cs="Times New Roman"/>
        </w:rPr>
        <w:t>replace</w:t>
      </w:r>
      <w:r>
        <w:rPr>
          <w:rFonts w:cs="Times New Roman"/>
        </w:rPr>
        <w:t xml:space="preserve">ment of </w:t>
      </w:r>
      <w:r w:rsidRPr="00063A37">
        <w:rPr>
          <w:rFonts w:cs="Times New Roman"/>
        </w:rPr>
        <w:t xml:space="preserve">device </w:t>
      </w:r>
      <w:r>
        <w:rPr>
          <w:rFonts w:cs="Times New Roman"/>
        </w:rPr>
        <w:t xml:space="preserve">with one </w:t>
      </w:r>
      <w:r w:rsidRPr="00063A37">
        <w:rPr>
          <w:rFonts w:cs="Times New Roman"/>
        </w:rPr>
        <w:t>of the same specifications.</w:t>
      </w:r>
    </w:p>
    <w:p w14:paraId="72B0E5F8" w14:textId="77777777" w:rsidR="00473B89" w:rsidRPr="00063A37" w:rsidRDefault="00473B89" w:rsidP="00473B89">
      <w:pPr>
        <w:pStyle w:val="ListParagraph"/>
        <w:numPr>
          <w:ilvl w:val="0"/>
          <w:numId w:val="39"/>
        </w:numPr>
        <w:spacing w:after="200" w:line="360" w:lineRule="auto"/>
        <w:rPr>
          <w:rFonts w:cs="Times New Roman"/>
        </w:rPr>
      </w:pPr>
      <w:r w:rsidRPr="00063A37">
        <w:rPr>
          <w:rFonts w:cs="Times New Roman"/>
        </w:rPr>
        <w:t xml:space="preserve">The device will be used solely for the collection and transmission of data to the survey coordination team. The cost of telecommunications services (data plan) to send data will be covered by the government or </w:t>
      </w:r>
      <w:r w:rsidRPr="0007109A">
        <w:rPr>
          <w:rFonts w:cs="Times New Roman"/>
          <w:highlight w:val="yellow"/>
        </w:rPr>
        <w:t>UNICEF</w:t>
      </w:r>
      <w:r w:rsidRPr="00063A37">
        <w:rPr>
          <w:rFonts w:cs="Times New Roman"/>
        </w:rPr>
        <w:t xml:space="preserve">. If the allocation of services is abused and/or I fail to submit the data daily and at other designated times as required by survey coordinators, I shall be sanctioned as seen fit by the responsible </w:t>
      </w:r>
      <w:r w:rsidRPr="0007109A">
        <w:rPr>
          <w:rFonts w:cs="Times New Roman"/>
          <w:highlight w:val="yellow"/>
        </w:rPr>
        <w:t>UNICEF</w:t>
      </w:r>
      <w:r w:rsidRPr="00063A37">
        <w:rPr>
          <w:rFonts w:cs="Times New Roman"/>
        </w:rPr>
        <w:t xml:space="preserve"> official. Such sanction may be monetary and may include other measures that may be deemed fit for the offence.</w:t>
      </w:r>
    </w:p>
    <w:p w14:paraId="07734A37" w14:textId="77777777" w:rsidR="00473B89" w:rsidRPr="00653715" w:rsidRDefault="00473B89" w:rsidP="00473B89">
      <w:pPr>
        <w:spacing w:line="360" w:lineRule="auto"/>
        <w:rPr>
          <w:rFonts w:cs="Times New Roman"/>
        </w:rPr>
      </w:pPr>
    </w:p>
    <w:p w14:paraId="6CF2E1D7" w14:textId="77777777" w:rsidR="00473B89" w:rsidRDefault="00473B89" w:rsidP="00473B89">
      <w:pPr>
        <w:spacing w:line="360" w:lineRule="auto"/>
        <w:rPr>
          <w:rFonts w:cs="Times New Roman"/>
        </w:rPr>
      </w:pPr>
      <w:r w:rsidRPr="00063A37">
        <w:rPr>
          <w:rFonts w:cs="Times New Roman"/>
        </w:rPr>
        <w:t>Signature………………………………………………………….</w:t>
      </w:r>
      <w:r>
        <w:rPr>
          <w:rFonts w:cs="Times New Roman"/>
        </w:rPr>
        <w:t xml:space="preserve">           </w:t>
      </w:r>
      <w:r w:rsidRPr="00063A37">
        <w:rPr>
          <w:rFonts w:cs="Times New Roman"/>
        </w:rPr>
        <w:t>Date………………………………………………….</w:t>
      </w:r>
    </w:p>
    <w:p w14:paraId="3CCEE859" w14:textId="77777777" w:rsidR="00473B89" w:rsidRDefault="00473B89" w:rsidP="00473B89">
      <w:pPr>
        <w:spacing w:line="360" w:lineRule="auto"/>
        <w:rPr>
          <w:rFonts w:cs="Times New Roman"/>
          <w:b/>
        </w:rPr>
      </w:pPr>
    </w:p>
    <w:p w14:paraId="68B45FE4" w14:textId="77777777" w:rsidR="00053460" w:rsidRDefault="00473B89" w:rsidP="00473B89">
      <w:pPr>
        <w:spacing w:line="360" w:lineRule="auto"/>
        <w:rPr>
          <w:rFonts w:cs="Times New Roman"/>
          <w:b/>
        </w:rPr>
      </w:pPr>
      <w:r>
        <w:rPr>
          <w:rFonts w:cs="Times New Roman"/>
          <w:b/>
        </w:rPr>
        <w:t>Note: Remember to complete the Assignment and Return form at each release of mobile device to survey personnel.</w:t>
      </w:r>
    </w:p>
    <w:p w14:paraId="6ACFAB8E" w14:textId="77777777" w:rsidR="00473B89" w:rsidRDefault="00473B89" w:rsidP="00473B89">
      <w:pPr>
        <w:spacing w:line="360" w:lineRule="auto"/>
        <w:rPr>
          <w:rFonts w:cs="Times New Roman"/>
          <w:b/>
        </w:rPr>
      </w:pPr>
      <w:r>
        <w:rPr>
          <w:rFonts w:cs="Times New Roman"/>
          <w:b/>
        </w:rPr>
        <w:t xml:space="preserve"> </w:t>
      </w:r>
    </w:p>
    <w:p w14:paraId="3BF55ED9" w14:textId="77777777" w:rsidR="00473B89" w:rsidRDefault="00473B89" w:rsidP="00280D7D">
      <w:pPr>
        <w:sectPr w:rsidR="00473B89">
          <w:pgSz w:w="11906" w:h="16838"/>
          <w:pgMar w:top="1440" w:right="1440" w:bottom="1440" w:left="1440" w:header="708" w:footer="708" w:gutter="0"/>
          <w:cols w:space="708"/>
          <w:docGrid w:linePitch="360"/>
        </w:sectPr>
      </w:pPr>
    </w:p>
    <w:p w14:paraId="4F4472D6" w14:textId="77777777" w:rsidR="00473B89" w:rsidRDefault="00473B89" w:rsidP="00473B89">
      <w:r>
        <w:lastRenderedPageBreak/>
        <w:t>Logo</w:t>
      </w:r>
      <w:r>
        <w:tab/>
      </w:r>
      <w:r>
        <w:tab/>
      </w:r>
      <w:r>
        <w:tab/>
      </w:r>
      <w:r>
        <w:tab/>
      </w:r>
      <w:r>
        <w:tab/>
      </w:r>
      <w:r>
        <w:tab/>
      </w:r>
      <w:r>
        <w:tab/>
      </w:r>
      <w:r w:rsidRPr="00E96AA7">
        <w:rPr>
          <w:rStyle w:val="TitleChar"/>
        </w:rPr>
        <w:t>SURVEY NAME</w:t>
      </w:r>
    </w:p>
    <w:p w14:paraId="0FF66AF0" w14:textId="77777777" w:rsidR="00473B89" w:rsidRDefault="00473B89" w:rsidP="00473B89">
      <w:pPr>
        <w:pStyle w:val="Title"/>
      </w:pPr>
      <w:r>
        <w:tab/>
      </w:r>
      <w:r>
        <w:tab/>
        <w:t xml:space="preserve">   Assignment</w:t>
      </w:r>
      <w:r w:rsidRPr="00CC5C4E">
        <w:t xml:space="preserve"> </w:t>
      </w:r>
      <w:r>
        <w:t>and Return of Mobile Device Form</w:t>
      </w:r>
    </w:p>
    <w:p w14:paraId="7B7141F1" w14:textId="77777777" w:rsidR="00473B89" w:rsidRPr="00C25AF6" w:rsidRDefault="00473B89" w:rsidP="00473B89">
      <w:pPr>
        <w:rPr>
          <w:sz w:val="2"/>
          <w:szCs w:val="2"/>
        </w:rPr>
      </w:pPr>
    </w:p>
    <w:tbl>
      <w:tblPr>
        <w:tblStyle w:val="TableGrid"/>
        <w:tblW w:w="0" w:type="auto"/>
        <w:tblLook w:val="04A0" w:firstRow="1" w:lastRow="0" w:firstColumn="1" w:lastColumn="0" w:noHBand="0" w:noVBand="1"/>
      </w:tblPr>
      <w:tblGrid>
        <w:gridCol w:w="846"/>
        <w:gridCol w:w="3138"/>
        <w:gridCol w:w="1540"/>
        <w:gridCol w:w="2445"/>
        <w:gridCol w:w="1993"/>
        <w:gridCol w:w="1993"/>
        <w:gridCol w:w="1993"/>
      </w:tblGrid>
      <w:tr w:rsidR="00473B89" w14:paraId="2BAC329B" w14:textId="77777777" w:rsidTr="004A56FC">
        <w:tc>
          <w:tcPr>
            <w:tcW w:w="846" w:type="dxa"/>
          </w:tcPr>
          <w:p w14:paraId="42FBA2B4" w14:textId="77777777" w:rsidR="00473B89" w:rsidRDefault="00473B89" w:rsidP="004A56FC">
            <w:r>
              <w:t>ID of Device</w:t>
            </w:r>
          </w:p>
        </w:tc>
        <w:tc>
          <w:tcPr>
            <w:tcW w:w="3138" w:type="dxa"/>
          </w:tcPr>
          <w:p w14:paraId="4A9D9973" w14:textId="77777777" w:rsidR="00473B89" w:rsidRDefault="00473B89" w:rsidP="004A56FC">
            <w:pPr>
              <w:jc w:val="center"/>
            </w:pPr>
            <w:r>
              <w:t>Name of Responsible</w:t>
            </w:r>
          </w:p>
        </w:tc>
        <w:tc>
          <w:tcPr>
            <w:tcW w:w="1540" w:type="dxa"/>
          </w:tcPr>
          <w:p w14:paraId="1B14A440" w14:textId="77777777" w:rsidR="00473B89" w:rsidRDefault="00473B89" w:rsidP="004A56FC">
            <w:pPr>
              <w:jc w:val="center"/>
            </w:pPr>
            <w:r>
              <w:t>ID of Responsible</w:t>
            </w:r>
          </w:p>
        </w:tc>
        <w:tc>
          <w:tcPr>
            <w:tcW w:w="2445" w:type="dxa"/>
          </w:tcPr>
          <w:p w14:paraId="01EDEC11" w14:textId="77777777" w:rsidR="00473B89" w:rsidRDefault="00473B89" w:rsidP="004A56FC">
            <w:pPr>
              <w:jc w:val="center"/>
            </w:pPr>
            <w:r>
              <w:t>Position of Responsible</w:t>
            </w:r>
          </w:p>
        </w:tc>
        <w:tc>
          <w:tcPr>
            <w:tcW w:w="1993" w:type="dxa"/>
          </w:tcPr>
          <w:p w14:paraId="1F860039" w14:textId="77777777" w:rsidR="00473B89" w:rsidRDefault="00473B89" w:rsidP="004A56FC">
            <w:pPr>
              <w:jc w:val="center"/>
            </w:pPr>
            <w:r>
              <w:t>Date of assignment of device  (D/M/Y)</w:t>
            </w:r>
          </w:p>
        </w:tc>
        <w:tc>
          <w:tcPr>
            <w:tcW w:w="1993" w:type="dxa"/>
          </w:tcPr>
          <w:p w14:paraId="72C35F73" w14:textId="77777777" w:rsidR="00473B89" w:rsidRDefault="00473B89" w:rsidP="004A56FC">
            <w:pPr>
              <w:jc w:val="center"/>
            </w:pPr>
            <w:r>
              <w:t>Date of return of device (D/M/Y)</w:t>
            </w:r>
          </w:p>
        </w:tc>
        <w:tc>
          <w:tcPr>
            <w:tcW w:w="1993" w:type="dxa"/>
          </w:tcPr>
          <w:p w14:paraId="4C31C054" w14:textId="77777777" w:rsidR="00473B89" w:rsidRDefault="00473B89" w:rsidP="004A56FC">
            <w:pPr>
              <w:jc w:val="center"/>
            </w:pPr>
            <w:r>
              <w:t>Check: No missing components</w:t>
            </w:r>
          </w:p>
        </w:tc>
      </w:tr>
      <w:tr w:rsidR="00473B89" w14:paraId="5DA7E397" w14:textId="77777777" w:rsidTr="004A56FC">
        <w:tc>
          <w:tcPr>
            <w:tcW w:w="846" w:type="dxa"/>
          </w:tcPr>
          <w:p w14:paraId="081E20DB" w14:textId="77777777" w:rsidR="00473B89" w:rsidRDefault="00473B89" w:rsidP="004A56FC"/>
        </w:tc>
        <w:tc>
          <w:tcPr>
            <w:tcW w:w="3138" w:type="dxa"/>
          </w:tcPr>
          <w:p w14:paraId="06DF1C0C" w14:textId="77777777" w:rsidR="00473B89" w:rsidRDefault="00473B89" w:rsidP="004A56FC"/>
        </w:tc>
        <w:tc>
          <w:tcPr>
            <w:tcW w:w="1540" w:type="dxa"/>
          </w:tcPr>
          <w:p w14:paraId="3843AB76" w14:textId="77777777" w:rsidR="00473B89" w:rsidRDefault="00473B89" w:rsidP="004A56FC"/>
        </w:tc>
        <w:tc>
          <w:tcPr>
            <w:tcW w:w="2445" w:type="dxa"/>
          </w:tcPr>
          <w:p w14:paraId="1715A310" w14:textId="77777777" w:rsidR="00473B89" w:rsidRDefault="00473B89" w:rsidP="004A56FC"/>
        </w:tc>
        <w:tc>
          <w:tcPr>
            <w:tcW w:w="1993" w:type="dxa"/>
          </w:tcPr>
          <w:p w14:paraId="341D6472" w14:textId="77777777" w:rsidR="00473B89" w:rsidRDefault="00473B89" w:rsidP="004A56FC"/>
        </w:tc>
        <w:tc>
          <w:tcPr>
            <w:tcW w:w="1993" w:type="dxa"/>
          </w:tcPr>
          <w:p w14:paraId="66A335C4" w14:textId="77777777" w:rsidR="00473B89" w:rsidRDefault="00473B89" w:rsidP="004A56FC"/>
        </w:tc>
        <w:tc>
          <w:tcPr>
            <w:tcW w:w="1993" w:type="dxa"/>
          </w:tcPr>
          <w:p w14:paraId="1E527D91" w14:textId="77777777" w:rsidR="00473B89" w:rsidRDefault="00473B89" w:rsidP="004A56FC"/>
        </w:tc>
      </w:tr>
      <w:tr w:rsidR="00473B89" w14:paraId="43EDFE64" w14:textId="77777777" w:rsidTr="004A56FC">
        <w:tc>
          <w:tcPr>
            <w:tcW w:w="846" w:type="dxa"/>
          </w:tcPr>
          <w:p w14:paraId="0CD2EF60" w14:textId="77777777" w:rsidR="00473B89" w:rsidRDefault="00473B89" w:rsidP="004A56FC"/>
        </w:tc>
        <w:tc>
          <w:tcPr>
            <w:tcW w:w="3138" w:type="dxa"/>
          </w:tcPr>
          <w:p w14:paraId="1335EF59" w14:textId="77777777" w:rsidR="00473B89" w:rsidRDefault="00473B89" w:rsidP="004A56FC"/>
        </w:tc>
        <w:tc>
          <w:tcPr>
            <w:tcW w:w="1540" w:type="dxa"/>
          </w:tcPr>
          <w:p w14:paraId="172BE906" w14:textId="77777777" w:rsidR="00473B89" w:rsidRDefault="00473B89" w:rsidP="004A56FC"/>
        </w:tc>
        <w:tc>
          <w:tcPr>
            <w:tcW w:w="2445" w:type="dxa"/>
          </w:tcPr>
          <w:p w14:paraId="0A974DCB" w14:textId="77777777" w:rsidR="00473B89" w:rsidRDefault="00473B89" w:rsidP="004A56FC"/>
        </w:tc>
        <w:tc>
          <w:tcPr>
            <w:tcW w:w="1993" w:type="dxa"/>
          </w:tcPr>
          <w:p w14:paraId="69902A94" w14:textId="77777777" w:rsidR="00473B89" w:rsidRDefault="00473B89" w:rsidP="004A56FC"/>
        </w:tc>
        <w:tc>
          <w:tcPr>
            <w:tcW w:w="1993" w:type="dxa"/>
          </w:tcPr>
          <w:p w14:paraId="5ABE54B1" w14:textId="77777777" w:rsidR="00473B89" w:rsidRDefault="00473B89" w:rsidP="004A56FC"/>
        </w:tc>
        <w:tc>
          <w:tcPr>
            <w:tcW w:w="1993" w:type="dxa"/>
          </w:tcPr>
          <w:p w14:paraId="52C3FDD7" w14:textId="77777777" w:rsidR="00473B89" w:rsidRDefault="00473B89" w:rsidP="004A56FC"/>
        </w:tc>
      </w:tr>
      <w:tr w:rsidR="00473B89" w14:paraId="5F451178" w14:textId="77777777" w:rsidTr="004A56FC">
        <w:tc>
          <w:tcPr>
            <w:tcW w:w="846" w:type="dxa"/>
          </w:tcPr>
          <w:p w14:paraId="1C4521A4" w14:textId="77777777" w:rsidR="00473B89" w:rsidRDefault="00473B89" w:rsidP="004A56FC"/>
        </w:tc>
        <w:tc>
          <w:tcPr>
            <w:tcW w:w="3138" w:type="dxa"/>
          </w:tcPr>
          <w:p w14:paraId="232845DB" w14:textId="77777777" w:rsidR="00473B89" w:rsidRDefault="00473B89" w:rsidP="004A56FC"/>
        </w:tc>
        <w:tc>
          <w:tcPr>
            <w:tcW w:w="1540" w:type="dxa"/>
          </w:tcPr>
          <w:p w14:paraId="5B0C9BA7" w14:textId="77777777" w:rsidR="00473B89" w:rsidRDefault="00473B89" w:rsidP="004A56FC"/>
        </w:tc>
        <w:tc>
          <w:tcPr>
            <w:tcW w:w="2445" w:type="dxa"/>
          </w:tcPr>
          <w:p w14:paraId="0DBC3F3F" w14:textId="77777777" w:rsidR="00473B89" w:rsidRDefault="00473B89" w:rsidP="004A56FC"/>
        </w:tc>
        <w:tc>
          <w:tcPr>
            <w:tcW w:w="1993" w:type="dxa"/>
          </w:tcPr>
          <w:p w14:paraId="09D304BE" w14:textId="77777777" w:rsidR="00473B89" w:rsidRDefault="00473B89" w:rsidP="004A56FC"/>
        </w:tc>
        <w:tc>
          <w:tcPr>
            <w:tcW w:w="1993" w:type="dxa"/>
          </w:tcPr>
          <w:p w14:paraId="7F69B0FB" w14:textId="77777777" w:rsidR="00473B89" w:rsidRDefault="00473B89" w:rsidP="004A56FC"/>
        </w:tc>
        <w:tc>
          <w:tcPr>
            <w:tcW w:w="1993" w:type="dxa"/>
          </w:tcPr>
          <w:p w14:paraId="14B783B9" w14:textId="77777777" w:rsidR="00473B89" w:rsidRDefault="00473B89" w:rsidP="004A56FC"/>
        </w:tc>
      </w:tr>
      <w:tr w:rsidR="00473B89" w14:paraId="57902B30" w14:textId="77777777" w:rsidTr="004A56FC">
        <w:tc>
          <w:tcPr>
            <w:tcW w:w="846" w:type="dxa"/>
          </w:tcPr>
          <w:p w14:paraId="77BC0A72" w14:textId="77777777" w:rsidR="00473B89" w:rsidRDefault="00473B89" w:rsidP="004A56FC"/>
        </w:tc>
        <w:tc>
          <w:tcPr>
            <w:tcW w:w="3138" w:type="dxa"/>
          </w:tcPr>
          <w:p w14:paraId="03E9C02A" w14:textId="77777777" w:rsidR="00473B89" w:rsidRDefault="00473B89" w:rsidP="004A56FC"/>
        </w:tc>
        <w:tc>
          <w:tcPr>
            <w:tcW w:w="1540" w:type="dxa"/>
          </w:tcPr>
          <w:p w14:paraId="397DAB67" w14:textId="77777777" w:rsidR="00473B89" w:rsidRDefault="00473B89" w:rsidP="004A56FC"/>
        </w:tc>
        <w:tc>
          <w:tcPr>
            <w:tcW w:w="2445" w:type="dxa"/>
          </w:tcPr>
          <w:p w14:paraId="25256556" w14:textId="77777777" w:rsidR="00473B89" w:rsidRDefault="00473B89" w:rsidP="004A56FC"/>
        </w:tc>
        <w:tc>
          <w:tcPr>
            <w:tcW w:w="1993" w:type="dxa"/>
          </w:tcPr>
          <w:p w14:paraId="26AD62B2" w14:textId="77777777" w:rsidR="00473B89" w:rsidRDefault="00473B89" w:rsidP="004A56FC"/>
        </w:tc>
        <w:tc>
          <w:tcPr>
            <w:tcW w:w="1993" w:type="dxa"/>
          </w:tcPr>
          <w:p w14:paraId="64B000F5" w14:textId="77777777" w:rsidR="00473B89" w:rsidRDefault="00473B89" w:rsidP="004A56FC"/>
        </w:tc>
        <w:tc>
          <w:tcPr>
            <w:tcW w:w="1993" w:type="dxa"/>
          </w:tcPr>
          <w:p w14:paraId="4F219CFB" w14:textId="77777777" w:rsidR="00473B89" w:rsidRDefault="00473B89" w:rsidP="004A56FC"/>
        </w:tc>
      </w:tr>
      <w:tr w:rsidR="00473B89" w14:paraId="63E772E7" w14:textId="77777777" w:rsidTr="004A56FC">
        <w:tc>
          <w:tcPr>
            <w:tcW w:w="846" w:type="dxa"/>
          </w:tcPr>
          <w:p w14:paraId="50D5C0C1" w14:textId="77777777" w:rsidR="00473B89" w:rsidRDefault="00473B89" w:rsidP="004A56FC"/>
        </w:tc>
        <w:tc>
          <w:tcPr>
            <w:tcW w:w="3138" w:type="dxa"/>
          </w:tcPr>
          <w:p w14:paraId="335090AB" w14:textId="77777777" w:rsidR="00473B89" w:rsidRDefault="00473B89" w:rsidP="004A56FC"/>
        </w:tc>
        <w:tc>
          <w:tcPr>
            <w:tcW w:w="1540" w:type="dxa"/>
          </w:tcPr>
          <w:p w14:paraId="34CAC0D2" w14:textId="77777777" w:rsidR="00473B89" w:rsidRDefault="00473B89" w:rsidP="004A56FC"/>
        </w:tc>
        <w:tc>
          <w:tcPr>
            <w:tcW w:w="2445" w:type="dxa"/>
          </w:tcPr>
          <w:p w14:paraId="615403D1" w14:textId="77777777" w:rsidR="00473B89" w:rsidRDefault="00473B89" w:rsidP="004A56FC"/>
        </w:tc>
        <w:tc>
          <w:tcPr>
            <w:tcW w:w="1993" w:type="dxa"/>
          </w:tcPr>
          <w:p w14:paraId="6F23465C" w14:textId="77777777" w:rsidR="00473B89" w:rsidRDefault="00473B89" w:rsidP="004A56FC"/>
        </w:tc>
        <w:tc>
          <w:tcPr>
            <w:tcW w:w="1993" w:type="dxa"/>
          </w:tcPr>
          <w:p w14:paraId="374F24AB" w14:textId="77777777" w:rsidR="00473B89" w:rsidRDefault="00473B89" w:rsidP="004A56FC"/>
        </w:tc>
        <w:tc>
          <w:tcPr>
            <w:tcW w:w="1993" w:type="dxa"/>
          </w:tcPr>
          <w:p w14:paraId="723E87AA" w14:textId="77777777" w:rsidR="00473B89" w:rsidRDefault="00473B89" w:rsidP="004A56FC"/>
        </w:tc>
      </w:tr>
      <w:tr w:rsidR="00473B89" w14:paraId="4505F7B4" w14:textId="77777777" w:rsidTr="004A56FC">
        <w:tc>
          <w:tcPr>
            <w:tcW w:w="846" w:type="dxa"/>
          </w:tcPr>
          <w:p w14:paraId="412FE25B" w14:textId="77777777" w:rsidR="00473B89" w:rsidRDefault="00473B89" w:rsidP="004A56FC"/>
        </w:tc>
        <w:tc>
          <w:tcPr>
            <w:tcW w:w="3138" w:type="dxa"/>
          </w:tcPr>
          <w:p w14:paraId="650BA01D" w14:textId="77777777" w:rsidR="00473B89" w:rsidRDefault="00473B89" w:rsidP="004A56FC"/>
        </w:tc>
        <w:tc>
          <w:tcPr>
            <w:tcW w:w="1540" w:type="dxa"/>
          </w:tcPr>
          <w:p w14:paraId="0A0A5753" w14:textId="77777777" w:rsidR="00473B89" w:rsidRDefault="00473B89" w:rsidP="004A56FC"/>
        </w:tc>
        <w:tc>
          <w:tcPr>
            <w:tcW w:w="2445" w:type="dxa"/>
          </w:tcPr>
          <w:p w14:paraId="49C4B603" w14:textId="77777777" w:rsidR="00473B89" w:rsidRDefault="00473B89" w:rsidP="004A56FC"/>
        </w:tc>
        <w:tc>
          <w:tcPr>
            <w:tcW w:w="1993" w:type="dxa"/>
          </w:tcPr>
          <w:p w14:paraId="1A876709" w14:textId="77777777" w:rsidR="00473B89" w:rsidRDefault="00473B89" w:rsidP="004A56FC"/>
        </w:tc>
        <w:tc>
          <w:tcPr>
            <w:tcW w:w="1993" w:type="dxa"/>
          </w:tcPr>
          <w:p w14:paraId="578884DB" w14:textId="77777777" w:rsidR="00473B89" w:rsidRDefault="00473B89" w:rsidP="004A56FC"/>
        </w:tc>
        <w:tc>
          <w:tcPr>
            <w:tcW w:w="1993" w:type="dxa"/>
          </w:tcPr>
          <w:p w14:paraId="2B5DB56E" w14:textId="77777777" w:rsidR="00473B89" w:rsidRDefault="00473B89" w:rsidP="004A56FC"/>
        </w:tc>
      </w:tr>
      <w:tr w:rsidR="00473B89" w14:paraId="3BCE4CFE" w14:textId="77777777" w:rsidTr="004A56FC">
        <w:tc>
          <w:tcPr>
            <w:tcW w:w="846" w:type="dxa"/>
          </w:tcPr>
          <w:p w14:paraId="10FC9DD1" w14:textId="77777777" w:rsidR="00473B89" w:rsidRDefault="00473B89" w:rsidP="004A56FC"/>
        </w:tc>
        <w:tc>
          <w:tcPr>
            <w:tcW w:w="3138" w:type="dxa"/>
          </w:tcPr>
          <w:p w14:paraId="463F2435" w14:textId="77777777" w:rsidR="00473B89" w:rsidRDefault="00473B89" w:rsidP="004A56FC"/>
        </w:tc>
        <w:tc>
          <w:tcPr>
            <w:tcW w:w="1540" w:type="dxa"/>
          </w:tcPr>
          <w:p w14:paraId="7F5CD174" w14:textId="77777777" w:rsidR="00473B89" w:rsidRDefault="00473B89" w:rsidP="004A56FC"/>
        </w:tc>
        <w:tc>
          <w:tcPr>
            <w:tcW w:w="2445" w:type="dxa"/>
          </w:tcPr>
          <w:p w14:paraId="26DC44EE" w14:textId="77777777" w:rsidR="00473B89" w:rsidRDefault="00473B89" w:rsidP="004A56FC"/>
        </w:tc>
        <w:tc>
          <w:tcPr>
            <w:tcW w:w="1993" w:type="dxa"/>
          </w:tcPr>
          <w:p w14:paraId="6B4D269D" w14:textId="77777777" w:rsidR="00473B89" w:rsidRDefault="00473B89" w:rsidP="004A56FC"/>
        </w:tc>
        <w:tc>
          <w:tcPr>
            <w:tcW w:w="1993" w:type="dxa"/>
          </w:tcPr>
          <w:p w14:paraId="09CF522B" w14:textId="77777777" w:rsidR="00473B89" w:rsidRDefault="00473B89" w:rsidP="004A56FC"/>
        </w:tc>
        <w:tc>
          <w:tcPr>
            <w:tcW w:w="1993" w:type="dxa"/>
          </w:tcPr>
          <w:p w14:paraId="718FFC48" w14:textId="77777777" w:rsidR="00473B89" w:rsidRDefault="00473B89" w:rsidP="004A56FC"/>
        </w:tc>
      </w:tr>
      <w:tr w:rsidR="00473B89" w14:paraId="0708DDAC" w14:textId="77777777" w:rsidTr="004A56FC">
        <w:tc>
          <w:tcPr>
            <w:tcW w:w="846" w:type="dxa"/>
          </w:tcPr>
          <w:p w14:paraId="746C8968" w14:textId="77777777" w:rsidR="00473B89" w:rsidRDefault="00473B89" w:rsidP="004A56FC"/>
        </w:tc>
        <w:tc>
          <w:tcPr>
            <w:tcW w:w="3138" w:type="dxa"/>
          </w:tcPr>
          <w:p w14:paraId="02E05285" w14:textId="77777777" w:rsidR="00473B89" w:rsidRDefault="00473B89" w:rsidP="004A56FC"/>
        </w:tc>
        <w:tc>
          <w:tcPr>
            <w:tcW w:w="1540" w:type="dxa"/>
          </w:tcPr>
          <w:p w14:paraId="72CA75FB" w14:textId="77777777" w:rsidR="00473B89" w:rsidRDefault="00473B89" w:rsidP="004A56FC"/>
        </w:tc>
        <w:tc>
          <w:tcPr>
            <w:tcW w:w="2445" w:type="dxa"/>
          </w:tcPr>
          <w:p w14:paraId="5C1D0AD5" w14:textId="77777777" w:rsidR="00473B89" w:rsidRDefault="00473B89" w:rsidP="004A56FC"/>
        </w:tc>
        <w:tc>
          <w:tcPr>
            <w:tcW w:w="1993" w:type="dxa"/>
          </w:tcPr>
          <w:p w14:paraId="61356678" w14:textId="77777777" w:rsidR="00473B89" w:rsidRDefault="00473B89" w:rsidP="004A56FC"/>
        </w:tc>
        <w:tc>
          <w:tcPr>
            <w:tcW w:w="1993" w:type="dxa"/>
          </w:tcPr>
          <w:p w14:paraId="58A8E24F" w14:textId="77777777" w:rsidR="00473B89" w:rsidRDefault="00473B89" w:rsidP="004A56FC"/>
        </w:tc>
        <w:tc>
          <w:tcPr>
            <w:tcW w:w="1993" w:type="dxa"/>
          </w:tcPr>
          <w:p w14:paraId="61FECCEF" w14:textId="77777777" w:rsidR="00473B89" w:rsidRDefault="00473B89" w:rsidP="004A56FC"/>
        </w:tc>
      </w:tr>
      <w:tr w:rsidR="00473B89" w14:paraId="158FC392" w14:textId="77777777" w:rsidTr="004A56FC">
        <w:tc>
          <w:tcPr>
            <w:tcW w:w="846" w:type="dxa"/>
          </w:tcPr>
          <w:p w14:paraId="7A2CB1B9" w14:textId="77777777" w:rsidR="00473B89" w:rsidRDefault="00473B89" w:rsidP="004A56FC"/>
        </w:tc>
        <w:tc>
          <w:tcPr>
            <w:tcW w:w="3138" w:type="dxa"/>
          </w:tcPr>
          <w:p w14:paraId="1FAB06C9" w14:textId="77777777" w:rsidR="00473B89" w:rsidRDefault="00473B89" w:rsidP="004A56FC"/>
        </w:tc>
        <w:tc>
          <w:tcPr>
            <w:tcW w:w="1540" w:type="dxa"/>
          </w:tcPr>
          <w:p w14:paraId="7F301B2B" w14:textId="77777777" w:rsidR="00473B89" w:rsidRDefault="00473B89" w:rsidP="004A56FC"/>
        </w:tc>
        <w:tc>
          <w:tcPr>
            <w:tcW w:w="2445" w:type="dxa"/>
          </w:tcPr>
          <w:p w14:paraId="738F2BC4" w14:textId="77777777" w:rsidR="00473B89" w:rsidRDefault="00473B89" w:rsidP="004A56FC"/>
        </w:tc>
        <w:tc>
          <w:tcPr>
            <w:tcW w:w="1993" w:type="dxa"/>
          </w:tcPr>
          <w:p w14:paraId="568EF4D0" w14:textId="77777777" w:rsidR="00473B89" w:rsidRDefault="00473B89" w:rsidP="004A56FC"/>
        </w:tc>
        <w:tc>
          <w:tcPr>
            <w:tcW w:w="1993" w:type="dxa"/>
          </w:tcPr>
          <w:p w14:paraId="4552BE15" w14:textId="77777777" w:rsidR="00473B89" w:rsidRDefault="00473B89" w:rsidP="004A56FC"/>
        </w:tc>
        <w:tc>
          <w:tcPr>
            <w:tcW w:w="1993" w:type="dxa"/>
          </w:tcPr>
          <w:p w14:paraId="12530266" w14:textId="77777777" w:rsidR="00473B89" w:rsidRDefault="00473B89" w:rsidP="004A56FC"/>
        </w:tc>
      </w:tr>
      <w:tr w:rsidR="00473B89" w14:paraId="3BDB80C7" w14:textId="77777777" w:rsidTr="004A56FC">
        <w:tc>
          <w:tcPr>
            <w:tcW w:w="846" w:type="dxa"/>
          </w:tcPr>
          <w:p w14:paraId="474E7A93" w14:textId="77777777" w:rsidR="00473B89" w:rsidRDefault="00473B89" w:rsidP="004A56FC"/>
        </w:tc>
        <w:tc>
          <w:tcPr>
            <w:tcW w:w="3138" w:type="dxa"/>
          </w:tcPr>
          <w:p w14:paraId="28C13EA2" w14:textId="77777777" w:rsidR="00473B89" w:rsidRDefault="00473B89" w:rsidP="004A56FC"/>
        </w:tc>
        <w:tc>
          <w:tcPr>
            <w:tcW w:w="1540" w:type="dxa"/>
          </w:tcPr>
          <w:p w14:paraId="188C8F8A" w14:textId="77777777" w:rsidR="00473B89" w:rsidRDefault="00473B89" w:rsidP="004A56FC"/>
        </w:tc>
        <w:tc>
          <w:tcPr>
            <w:tcW w:w="2445" w:type="dxa"/>
          </w:tcPr>
          <w:p w14:paraId="636B6DEF" w14:textId="77777777" w:rsidR="00473B89" w:rsidRDefault="00473B89" w:rsidP="004A56FC"/>
        </w:tc>
        <w:tc>
          <w:tcPr>
            <w:tcW w:w="1993" w:type="dxa"/>
          </w:tcPr>
          <w:p w14:paraId="2B654AA2" w14:textId="77777777" w:rsidR="00473B89" w:rsidRDefault="00473B89" w:rsidP="004A56FC"/>
        </w:tc>
        <w:tc>
          <w:tcPr>
            <w:tcW w:w="1993" w:type="dxa"/>
          </w:tcPr>
          <w:p w14:paraId="67ECF666" w14:textId="77777777" w:rsidR="00473B89" w:rsidRDefault="00473B89" w:rsidP="004A56FC"/>
        </w:tc>
        <w:tc>
          <w:tcPr>
            <w:tcW w:w="1993" w:type="dxa"/>
          </w:tcPr>
          <w:p w14:paraId="08B5A730" w14:textId="77777777" w:rsidR="00473B89" w:rsidRDefault="00473B89" w:rsidP="004A56FC"/>
        </w:tc>
      </w:tr>
      <w:tr w:rsidR="00473B89" w14:paraId="3047103A" w14:textId="77777777" w:rsidTr="004A56FC">
        <w:tc>
          <w:tcPr>
            <w:tcW w:w="846" w:type="dxa"/>
          </w:tcPr>
          <w:p w14:paraId="6EE82FCD" w14:textId="77777777" w:rsidR="00473B89" w:rsidRDefault="00473B89" w:rsidP="004A56FC"/>
        </w:tc>
        <w:tc>
          <w:tcPr>
            <w:tcW w:w="3138" w:type="dxa"/>
          </w:tcPr>
          <w:p w14:paraId="5C7EBFAF" w14:textId="77777777" w:rsidR="00473B89" w:rsidRDefault="00473B89" w:rsidP="004A56FC"/>
        </w:tc>
        <w:tc>
          <w:tcPr>
            <w:tcW w:w="1540" w:type="dxa"/>
          </w:tcPr>
          <w:p w14:paraId="058C924A" w14:textId="77777777" w:rsidR="00473B89" w:rsidRDefault="00473B89" w:rsidP="004A56FC"/>
        </w:tc>
        <w:tc>
          <w:tcPr>
            <w:tcW w:w="2445" w:type="dxa"/>
          </w:tcPr>
          <w:p w14:paraId="7CD4E211" w14:textId="77777777" w:rsidR="00473B89" w:rsidRDefault="00473B89" w:rsidP="004A56FC"/>
        </w:tc>
        <w:tc>
          <w:tcPr>
            <w:tcW w:w="1993" w:type="dxa"/>
          </w:tcPr>
          <w:p w14:paraId="0DF1A76E" w14:textId="77777777" w:rsidR="00473B89" w:rsidRDefault="00473B89" w:rsidP="004A56FC"/>
        </w:tc>
        <w:tc>
          <w:tcPr>
            <w:tcW w:w="1993" w:type="dxa"/>
          </w:tcPr>
          <w:p w14:paraId="0AB0E72E" w14:textId="77777777" w:rsidR="00473B89" w:rsidRDefault="00473B89" w:rsidP="004A56FC"/>
        </w:tc>
        <w:tc>
          <w:tcPr>
            <w:tcW w:w="1993" w:type="dxa"/>
          </w:tcPr>
          <w:p w14:paraId="3FA17660" w14:textId="77777777" w:rsidR="00473B89" w:rsidRDefault="00473B89" w:rsidP="004A56FC"/>
        </w:tc>
      </w:tr>
      <w:tr w:rsidR="00473B89" w14:paraId="691E4DD1" w14:textId="77777777" w:rsidTr="004A56FC">
        <w:tc>
          <w:tcPr>
            <w:tcW w:w="846" w:type="dxa"/>
          </w:tcPr>
          <w:p w14:paraId="31464242" w14:textId="77777777" w:rsidR="00473B89" w:rsidRDefault="00473B89" w:rsidP="004A56FC"/>
        </w:tc>
        <w:tc>
          <w:tcPr>
            <w:tcW w:w="3138" w:type="dxa"/>
          </w:tcPr>
          <w:p w14:paraId="6F68B8DD" w14:textId="77777777" w:rsidR="00473B89" w:rsidRDefault="00473B89" w:rsidP="004A56FC"/>
        </w:tc>
        <w:tc>
          <w:tcPr>
            <w:tcW w:w="1540" w:type="dxa"/>
          </w:tcPr>
          <w:p w14:paraId="1F88DCCA" w14:textId="77777777" w:rsidR="00473B89" w:rsidRDefault="00473B89" w:rsidP="004A56FC"/>
        </w:tc>
        <w:tc>
          <w:tcPr>
            <w:tcW w:w="2445" w:type="dxa"/>
          </w:tcPr>
          <w:p w14:paraId="608AF770" w14:textId="77777777" w:rsidR="00473B89" w:rsidRDefault="00473B89" w:rsidP="004A56FC"/>
        </w:tc>
        <w:tc>
          <w:tcPr>
            <w:tcW w:w="1993" w:type="dxa"/>
          </w:tcPr>
          <w:p w14:paraId="4E437D85" w14:textId="77777777" w:rsidR="00473B89" w:rsidRDefault="00473B89" w:rsidP="004A56FC"/>
        </w:tc>
        <w:tc>
          <w:tcPr>
            <w:tcW w:w="1993" w:type="dxa"/>
          </w:tcPr>
          <w:p w14:paraId="0E333E7F" w14:textId="77777777" w:rsidR="00473B89" w:rsidRDefault="00473B89" w:rsidP="004A56FC"/>
        </w:tc>
        <w:tc>
          <w:tcPr>
            <w:tcW w:w="1993" w:type="dxa"/>
          </w:tcPr>
          <w:p w14:paraId="5EF1462E" w14:textId="77777777" w:rsidR="00473B89" w:rsidRDefault="00473B89" w:rsidP="004A56FC"/>
        </w:tc>
      </w:tr>
      <w:tr w:rsidR="00473B89" w14:paraId="0F304BD9" w14:textId="77777777" w:rsidTr="004A56FC">
        <w:tc>
          <w:tcPr>
            <w:tcW w:w="846" w:type="dxa"/>
          </w:tcPr>
          <w:p w14:paraId="4A9C3579" w14:textId="77777777" w:rsidR="00473B89" w:rsidRDefault="00473B89" w:rsidP="004A56FC"/>
        </w:tc>
        <w:tc>
          <w:tcPr>
            <w:tcW w:w="3138" w:type="dxa"/>
          </w:tcPr>
          <w:p w14:paraId="65BC4809" w14:textId="77777777" w:rsidR="00473B89" w:rsidRDefault="00473B89" w:rsidP="004A56FC"/>
        </w:tc>
        <w:tc>
          <w:tcPr>
            <w:tcW w:w="1540" w:type="dxa"/>
          </w:tcPr>
          <w:p w14:paraId="03245C63" w14:textId="77777777" w:rsidR="00473B89" w:rsidRDefault="00473B89" w:rsidP="004A56FC"/>
        </w:tc>
        <w:tc>
          <w:tcPr>
            <w:tcW w:w="2445" w:type="dxa"/>
          </w:tcPr>
          <w:p w14:paraId="24F8F0A6" w14:textId="77777777" w:rsidR="00473B89" w:rsidRDefault="00473B89" w:rsidP="004A56FC"/>
        </w:tc>
        <w:tc>
          <w:tcPr>
            <w:tcW w:w="1993" w:type="dxa"/>
          </w:tcPr>
          <w:p w14:paraId="7D34CA00" w14:textId="77777777" w:rsidR="00473B89" w:rsidRDefault="00473B89" w:rsidP="004A56FC"/>
        </w:tc>
        <w:tc>
          <w:tcPr>
            <w:tcW w:w="1993" w:type="dxa"/>
          </w:tcPr>
          <w:p w14:paraId="6D364D98" w14:textId="77777777" w:rsidR="00473B89" w:rsidRDefault="00473B89" w:rsidP="004A56FC"/>
        </w:tc>
        <w:tc>
          <w:tcPr>
            <w:tcW w:w="1993" w:type="dxa"/>
          </w:tcPr>
          <w:p w14:paraId="574BBA20" w14:textId="77777777" w:rsidR="00473B89" w:rsidRDefault="00473B89" w:rsidP="004A56FC"/>
        </w:tc>
      </w:tr>
      <w:tr w:rsidR="00473B89" w14:paraId="3E3D3746" w14:textId="77777777" w:rsidTr="004A56FC">
        <w:tc>
          <w:tcPr>
            <w:tcW w:w="846" w:type="dxa"/>
          </w:tcPr>
          <w:p w14:paraId="4ADA7EBA" w14:textId="77777777" w:rsidR="00473B89" w:rsidRDefault="00473B89" w:rsidP="004A56FC"/>
        </w:tc>
        <w:tc>
          <w:tcPr>
            <w:tcW w:w="3138" w:type="dxa"/>
          </w:tcPr>
          <w:p w14:paraId="3B3C7692" w14:textId="77777777" w:rsidR="00473B89" w:rsidRDefault="00473B89" w:rsidP="004A56FC"/>
        </w:tc>
        <w:tc>
          <w:tcPr>
            <w:tcW w:w="1540" w:type="dxa"/>
          </w:tcPr>
          <w:p w14:paraId="199D8014" w14:textId="77777777" w:rsidR="00473B89" w:rsidRDefault="00473B89" w:rsidP="004A56FC"/>
        </w:tc>
        <w:tc>
          <w:tcPr>
            <w:tcW w:w="2445" w:type="dxa"/>
          </w:tcPr>
          <w:p w14:paraId="4A474C37" w14:textId="77777777" w:rsidR="00473B89" w:rsidRDefault="00473B89" w:rsidP="004A56FC"/>
        </w:tc>
        <w:tc>
          <w:tcPr>
            <w:tcW w:w="1993" w:type="dxa"/>
          </w:tcPr>
          <w:p w14:paraId="2C43C8BA" w14:textId="77777777" w:rsidR="00473B89" w:rsidRDefault="00473B89" w:rsidP="004A56FC"/>
        </w:tc>
        <w:tc>
          <w:tcPr>
            <w:tcW w:w="1993" w:type="dxa"/>
          </w:tcPr>
          <w:p w14:paraId="3F784CE1" w14:textId="77777777" w:rsidR="00473B89" w:rsidRDefault="00473B89" w:rsidP="004A56FC"/>
        </w:tc>
        <w:tc>
          <w:tcPr>
            <w:tcW w:w="1993" w:type="dxa"/>
          </w:tcPr>
          <w:p w14:paraId="052A2E41" w14:textId="77777777" w:rsidR="00473B89" w:rsidRDefault="00473B89" w:rsidP="004A56FC"/>
        </w:tc>
      </w:tr>
      <w:tr w:rsidR="00473B89" w14:paraId="0E60D48C" w14:textId="77777777" w:rsidTr="004A56FC">
        <w:tc>
          <w:tcPr>
            <w:tcW w:w="846" w:type="dxa"/>
          </w:tcPr>
          <w:p w14:paraId="4D7E5318" w14:textId="77777777" w:rsidR="00473B89" w:rsidRDefault="00473B89" w:rsidP="004A56FC"/>
        </w:tc>
        <w:tc>
          <w:tcPr>
            <w:tcW w:w="3138" w:type="dxa"/>
          </w:tcPr>
          <w:p w14:paraId="02469152" w14:textId="77777777" w:rsidR="00473B89" w:rsidRDefault="00473B89" w:rsidP="004A56FC"/>
        </w:tc>
        <w:tc>
          <w:tcPr>
            <w:tcW w:w="1540" w:type="dxa"/>
          </w:tcPr>
          <w:p w14:paraId="6841A2D8" w14:textId="77777777" w:rsidR="00473B89" w:rsidRDefault="00473B89" w:rsidP="004A56FC"/>
        </w:tc>
        <w:tc>
          <w:tcPr>
            <w:tcW w:w="2445" w:type="dxa"/>
          </w:tcPr>
          <w:p w14:paraId="3911312E" w14:textId="77777777" w:rsidR="00473B89" w:rsidRDefault="00473B89" w:rsidP="004A56FC"/>
        </w:tc>
        <w:tc>
          <w:tcPr>
            <w:tcW w:w="1993" w:type="dxa"/>
          </w:tcPr>
          <w:p w14:paraId="63989417" w14:textId="77777777" w:rsidR="00473B89" w:rsidRDefault="00473B89" w:rsidP="004A56FC"/>
        </w:tc>
        <w:tc>
          <w:tcPr>
            <w:tcW w:w="1993" w:type="dxa"/>
          </w:tcPr>
          <w:p w14:paraId="6F762326" w14:textId="77777777" w:rsidR="00473B89" w:rsidRDefault="00473B89" w:rsidP="004A56FC"/>
        </w:tc>
        <w:tc>
          <w:tcPr>
            <w:tcW w:w="1993" w:type="dxa"/>
          </w:tcPr>
          <w:p w14:paraId="222F5F1E" w14:textId="77777777" w:rsidR="00473B89" w:rsidRDefault="00473B89" w:rsidP="004A56FC"/>
        </w:tc>
      </w:tr>
      <w:tr w:rsidR="00473B89" w14:paraId="573E2191" w14:textId="77777777" w:rsidTr="004A56FC">
        <w:tc>
          <w:tcPr>
            <w:tcW w:w="846" w:type="dxa"/>
          </w:tcPr>
          <w:p w14:paraId="33C6BFC0" w14:textId="77777777" w:rsidR="00473B89" w:rsidRDefault="00473B89" w:rsidP="004A56FC"/>
        </w:tc>
        <w:tc>
          <w:tcPr>
            <w:tcW w:w="3138" w:type="dxa"/>
          </w:tcPr>
          <w:p w14:paraId="6AB6E7C3" w14:textId="77777777" w:rsidR="00473B89" w:rsidRDefault="00473B89" w:rsidP="004A56FC"/>
        </w:tc>
        <w:tc>
          <w:tcPr>
            <w:tcW w:w="1540" w:type="dxa"/>
          </w:tcPr>
          <w:p w14:paraId="05E61AD4" w14:textId="77777777" w:rsidR="00473B89" w:rsidRDefault="00473B89" w:rsidP="004A56FC"/>
        </w:tc>
        <w:tc>
          <w:tcPr>
            <w:tcW w:w="2445" w:type="dxa"/>
          </w:tcPr>
          <w:p w14:paraId="679FFB93" w14:textId="77777777" w:rsidR="00473B89" w:rsidRDefault="00473B89" w:rsidP="004A56FC"/>
        </w:tc>
        <w:tc>
          <w:tcPr>
            <w:tcW w:w="1993" w:type="dxa"/>
          </w:tcPr>
          <w:p w14:paraId="7F8317F5" w14:textId="77777777" w:rsidR="00473B89" w:rsidRDefault="00473B89" w:rsidP="004A56FC"/>
        </w:tc>
        <w:tc>
          <w:tcPr>
            <w:tcW w:w="1993" w:type="dxa"/>
          </w:tcPr>
          <w:p w14:paraId="633AFEDF" w14:textId="77777777" w:rsidR="00473B89" w:rsidRDefault="00473B89" w:rsidP="004A56FC"/>
        </w:tc>
        <w:tc>
          <w:tcPr>
            <w:tcW w:w="1993" w:type="dxa"/>
          </w:tcPr>
          <w:p w14:paraId="6950AE5D" w14:textId="77777777" w:rsidR="00473B89" w:rsidRDefault="00473B89" w:rsidP="004A56FC"/>
        </w:tc>
      </w:tr>
      <w:tr w:rsidR="00473B89" w14:paraId="5ECF73BC" w14:textId="77777777" w:rsidTr="004A56FC">
        <w:tc>
          <w:tcPr>
            <w:tcW w:w="846" w:type="dxa"/>
          </w:tcPr>
          <w:p w14:paraId="059A9437" w14:textId="77777777" w:rsidR="00473B89" w:rsidRDefault="00473B89" w:rsidP="004A56FC"/>
        </w:tc>
        <w:tc>
          <w:tcPr>
            <w:tcW w:w="3138" w:type="dxa"/>
          </w:tcPr>
          <w:p w14:paraId="1634C1F9" w14:textId="77777777" w:rsidR="00473B89" w:rsidRDefault="00473B89" w:rsidP="004A56FC"/>
        </w:tc>
        <w:tc>
          <w:tcPr>
            <w:tcW w:w="1540" w:type="dxa"/>
          </w:tcPr>
          <w:p w14:paraId="01022595" w14:textId="77777777" w:rsidR="00473B89" w:rsidRDefault="00473B89" w:rsidP="004A56FC"/>
        </w:tc>
        <w:tc>
          <w:tcPr>
            <w:tcW w:w="2445" w:type="dxa"/>
          </w:tcPr>
          <w:p w14:paraId="4A687A7A" w14:textId="77777777" w:rsidR="00473B89" w:rsidRDefault="00473B89" w:rsidP="004A56FC"/>
        </w:tc>
        <w:tc>
          <w:tcPr>
            <w:tcW w:w="1993" w:type="dxa"/>
          </w:tcPr>
          <w:p w14:paraId="252F80C0" w14:textId="77777777" w:rsidR="00473B89" w:rsidRDefault="00473B89" w:rsidP="004A56FC"/>
        </w:tc>
        <w:tc>
          <w:tcPr>
            <w:tcW w:w="1993" w:type="dxa"/>
          </w:tcPr>
          <w:p w14:paraId="2A6B104E" w14:textId="77777777" w:rsidR="00473B89" w:rsidRDefault="00473B89" w:rsidP="004A56FC"/>
        </w:tc>
        <w:tc>
          <w:tcPr>
            <w:tcW w:w="1993" w:type="dxa"/>
          </w:tcPr>
          <w:p w14:paraId="685D4FE8" w14:textId="77777777" w:rsidR="00473B89" w:rsidRDefault="00473B89" w:rsidP="004A56FC"/>
        </w:tc>
      </w:tr>
      <w:tr w:rsidR="00473B89" w14:paraId="7B4D1EC0" w14:textId="77777777" w:rsidTr="004A56FC">
        <w:tc>
          <w:tcPr>
            <w:tcW w:w="846" w:type="dxa"/>
          </w:tcPr>
          <w:p w14:paraId="5797E82F" w14:textId="77777777" w:rsidR="00473B89" w:rsidRDefault="00473B89" w:rsidP="004A56FC"/>
        </w:tc>
        <w:tc>
          <w:tcPr>
            <w:tcW w:w="3138" w:type="dxa"/>
          </w:tcPr>
          <w:p w14:paraId="79B33AB2" w14:textId="77777777" w:rsidR="00473B89" w:rsidRDefault="00473B89" w:rsidP="004A56FC"/>
        </w:tc>
        <w:tc>
          <w:tcPr>
            <w:tcW w:w="1540" w:type="dxa"/>
          </w:tcPr>
          <w:p w14:paraId="6BDFC6E2" w14:textId="77777777" w:rsidR="00473B89" w:rsidRDefault="00473B89" w:rsidP="004A56FC"/>
        </w:tc>
        <w:tc>
          <w:tcPr>
            <w:tcW w:w="2445" w:type="dxa"/>
          </w:tcPr>
          <w:p w14:paraId="02DDAEA3" w14:textId="77777777" w:rsidR="00473B89" w:rsidRDefault="00473B89" w:rsidP="004A56FC"/>
        </w:tc>
        <w:tc>
          <w:tcPr>
            <w:tcW w:w="1993" w:type="dxa"/>
          </w:tcPr>
          <w:p w14:paraId="0D81514D" w14:textId="77777777" w:rsidR="00473B89" w:rsidRDefault="00473B89" w:rsidP="004A56FC"/>
        </w:tc>
        <w:tc>
          <w:tcPr>
            <w:tcW w:w="1993" w:type="dxa"/>
          </w:tcPr>
          <w:p w14:paraId="35189F4A" w14:textId="77777777" w:rsidR="00473B89" w:rsidRDefault="00473B89" w:rsidP="004A56FC"/>
        </w:tc>
        <w:tc>
          <w:tcPr>
            <w:tcW w:w="1993" w:type="dxa"/>
          </w:tcPr>
          <w:p w14:paraId="0CA399BA" w14:textId="77777777" w:rsidR="00473B89" w:rsidRDefault="00473B89" w:rsidP="004A56FC"/>
        </w:tc>
      </w:tr>
      <w:tr w:rsidR="00473B89" w14:paraId="1FFD958E" w14:textId="77777777" w:rsidTr="004A56FC">
        <w:tc>
          <w:tcPr>
            <w:tcW w:w="846" w:type="dxa"/>
          </w:tcPr>
          <w:p w14:paraId="58A1B611" w14:textId="77777777" w:rsidR="00473B89" w:rsidRDefault="00473B89" w:rsidP="004A56FC"/>
        </w:tc>
        <w:tc>
          <w:tcPr>
            <w:tcW w:w="3138" w:type="dxa"/>
          </w:tcPr>
          <w:p w14:paraId="4ED29001" w14:textId="77777777" w:rsidR="00473B89" w:rsidRDefault="00473B89" w:rsidP="004A56FC"/>
        </w:tc>
        <w:tc>
          <w:tcPr>
            <w:tcW w:w="1540" w:type="dxa"/>
          </w:tcPr>
          <w:p w14:paraId="7EEB4A6E" w14:textId="77777777" w:rsidR="00473B89" w:rsidRDefault="00473B89" w:rsidP="004A56FC"/>
        </w:tc>
        <w:tc>
          <w:tcPr>
            <w:tcW w:w="2445" w:type="dxa"/>
          </w:tcPr>
          <w:p w14:paraId="23935686" w14:textId="77777777" w:rsidR="00473B89" w:rsidRDefault="00473B89" w:rsidP="004A56FC"/>
        </w:tc>
        <w:tc>
          <w:tcPr>
            <w:tcW w:w="1993" w:type="dxa"/>
          </w:tcPr>
          <w:p w14:paraId="666B1032" w14:textId="77777777" w:rsidR="00473B89" w:rsidRDefault="00473B89" w:rsidP="004A56FC"/>
        </w:tc>
        <w:tc>
          <w:tcPr>
            <w:tcW w:w="1993" w:type="dxa"/>
          </w:tcPr>
          <w:p w14:paraId="34592CE0" w14:textId="77777777" w:rsidR="00473B89" w:rsidRDefault="00473B89" w:rsidP="004A56FC"/>
        </w:tc>
        <w:tc>
          <w:tcPr>
            <w:tcW w:w="1993" w:type="dxa"/>
          </w:tcPr>
          <w:p w14:paraId="5C1B57A1" w14:textId="77777777" w:rsidR="00473B89" w:rsidRDefault="00473B89" w:rsidP="004A56FC"/>
        </w:tc>
      </w:tr>
      <w:tr w:rsidR="00473B89" w14:paraId="61CF3FA5" w14:textId="77777777" w:rsidTr="004A56FC">
        <w:tc>
          <w:tcPr>
            <w:tcW w:w="846" w:type="dxa"/>
          </w:tcPr>
          <w:p w14:paraId="5E5F28CC" w14:textId="77777777" w:rsidR="00473B89" w:rsidRDefault="00473B89" w:rsidP="004A56FC"/>
        </w:tc>
        <w:tc>
          <w:tcPr>
            <w:tcW w:w="3138" w:type="dxa"/>
          </w:tcPr>
          <w:p w14:paraId="03AD0D81" w14:textId="77777777" w:rsidR="00473B89" w:rsidRDefault="00473B89" w:rsidP="004A56FC"/>
        </w:tc>
        <w:tc>
          <w:tcPr>
            <w:tcW w:w="1540" w:type="dxa"/>
          </w:tcPr>
          <w:p w14:paraId="20EBB6DA" w14:textId="77777777" w:rsidR="00473B89" w:rsidRDefault="00473B89" w:rsidP="004A56FC"/>
        </w:tc>
        <w:tc>
          <w:tcPr>
            <w:tcW w:w="2445" w:type="dxa"/>
          </w:tcPr>
          <w:p w14:paraId="0DD28A63" w14:textId="77777777" w:rsidR="00473B89" w:rsidRDefault="00473B89" w:rsidP="004A56FC"/>
        </w:tc>
        <w:tc>
          <w:tcPr>
            <w:tcW w:w="1993" w:type="dxa"/>
          </w:tcPr>
          <w:p w14:paraId="6113AC7D" w14:textId="77777777" w:rsidR="00473B89" w:rsidRDefault="00473B89" w:rsidP="004A56FC"/>
        </w:tc>
        <w:tc>
          <w:tcPr>
            <w:tcW w:w="1993" w:type="dxa"/>
          </w:tcPr>
          <w:p w14:paraId="4ACD1DE9" w14:textId="77777777" w:rsidR="00473B89" w:rsidRDefault="00473B89" w:rsidP="004A56FC"/>
        </w:tc>
        <w:tc>
          <w:tcPr>
            <w:tcW w:w="1993" w:type="dxa"/>
          </w:tcPr>
          <w:p w14:paraId="3A016011" w14:textId="77777777" w:rsidR="00473B89" w:rsidRDefault="00473B89" w:rsidP="004A56FC"/>
        </w:tc>
      </w:tr>
      <w:tr w:rsidR="00473B89" w14:paraId="179D8088" w14:textId="77777777" w:rsidTr="004A56FC">
        <w:tc>
          <w:tcPr>
            <w:tcW w:w="846" w:type="dxa"/>
          </w:tcPr>
          <w:p w14:paraId="66C9841E" w14:textId="77777777" w:rsidR="00473B89" w:rsidRDefault="00473B89" w:rsidP="004A56FC"/>
        </w:tc>
        <w:tc>
          <w:tcPr>
            <w:tcW w:w="3138" w:type="dxa"/>
          </w:tcPr>
          <w:p w14:paraId="5BDE514F" w14:textId="77777777" w:rsidR="00473B89" w:rsidRDefault="00473B89" w:rsidP="004A56FC"/>
        </w:tc>
        <w:tc>
          <w:tcPr>
            <w:tcW w:w="1540" w:type="dxa"/>
          </w:tcPr>
          <w:p w14:paraId="7AE21871" w14:textId="77777777" w:rsidR="00473B89" w:rsidRDefault="00473B89" w:rsidP="004A56FC"/>
        </w:tc>
        <w:tc>
          <w:tcPr>
            <w:tcW w:w="2445" w:type="dxa"/>
          </w:tcPr>
          <w:p w14:paraId="4ED09199" w14:textId="77777777" w:rsidR="00473B89" w:rsidRDefault="00473B89" w:rsidP="004A56FC"/>
        </w:tc>
        <w:tc>
          <w:tcPr>
            <w:tcW w:w="1993" w:type="dxa"/>
          </w:tcPr>
          <w:p w14:paraId="326E7FD0" w14:textId="77777777" w:rsidR="00473B89" w:rsidRDefault="00473B89" w:rsidP="004A56FC"/>
        </w:tc>
        <w:tc>
          <w:tcPr>
            <w:tcW w:w="1993" w:type="dxa"/>
          </w:tcPr>
          <w:p w14:paraId="542A113F" w14:textId="77777777" w:rsidR="00473B89" w:rsidRDefault="00473B89" w:rsidP="004A56FC"/>
        </w:tc>
        <w:tc>
          <w:tcPr>
            <w:tcW w:w="1993" w:type="dxa"/>
          </w:tcPr>
          <w:p w14:paraId="6CE4910D" w14:textId="77777777" w:rsidR="00473B89" w:rsidRDefault="00473B89" w:rsidP="004A56FC"/>
        </w:tc>
      </w:tr>
      <w:tr w:rsidR="00473B89" w14:paraId="33753330" w14:textId="77777777" w:rsidTr="004A56FC">
        <w:tc>
          <w:tcPr>
            <w:tcW w:w="846" w:type="dxa"/>
          </w:tcPr>
          <w:p w14:paraId="1058AEF6" w14:textId="77777777" w:rsidR="00473B89" w:rsidRDefault="00473B89" w:rsidP="004A56FC"/>
        </w:tc>
        <w:tc>
          <w:tcPr>
            <w:tcW w:w="3138" w:type="dxa"/>
          </w:tcPr>
          <w:p w14:paraId="353CC6C5" w14:textId="77777777" w:rsidR="00473B89" w:rsidRDefault="00473B89" w:rsidP="004A56FC"/>
        </w:tc>
        <w:tc>
          <w:tcPr>
            <w:tcW w:w="1540" w:type="dxa"/>
          </w:tcPr>
          <w:p w14:paraId="77A23E44" w14:textId="77777777" w:rsidR="00473B89" w:rsidRDefault="00473B89" w:rsidP="004A56FC"/>
        </w:tc>
        <w:tc>
          <w:tcPr>
            <w:tcW w:w="2445" w:type="dxa"/>
          </w:tcPr>
          <w:p w14:paraId="263BBA94" w14:textId="77777777" w:rsidR="00473B89" w:rsidRDefault="00473B89" w:rsidP="004A56FC"/>
        </w:tc>
        <w:tc>
          <w:tcPr>
            <w:tcW w:w="1993" w:type="dxa"/>
          </w:tcPr>
          <w:p w14:paraId="5C718D9D" w14:textId="77777777" w:rsidR="00473B89" w:rsidRDefault="00473B89" w:rsidP="004A56FC"/>
        </w:tc>
        <w:tc>
          <w:tcPr>
            <w:tcW w:w="1993" w:type="dxa"/>
          </w:tcPr>
          <w:p w14:paraId="0B52B5AD" w14:textId="77777777" w:rsidR="00473B89" w:rsidRDefault="00473B89" w:rsidP="004A56FC"/>
        </w:tc>
        <w:tc>
          <w:tcPr>
            <w:tcW w:w="1993" w:type="dxa"/>
          </w:tcPr>
          <w:p w14:paraId="7F106810" w14:textId="77777777" w:rsidR="00473B89" w:rsidRDefault="00473B89" w:rsidP="004A56FC"/>
        </w:tc>
      </w:tr>
      <w:tr w:rsidR="00473B89" w14:paraId="35FE04FE" w14:textId="77777777" w:rsidTr="004A56FC">
        <w:tc>
          <w:tcPr>
            <w:tcW w:w="846" w:type="dxa"/>
          </w:tcPr>
          <w:p w14:paraId="32397834" w14:textId="77777777" w:rsidR="00473B89" w:rsidRDefault="00473B89" w:rsidP="004A56FC"/>
        </w:tc>
        <w:tc>
          <w:tcPr>
            <w:tcW w:w="3138" w:type="dxa"/>
          </w:tcPr>
          <w:p w14:paraId="61C52C78" w14:textId="77777777" w:rsidR="00473B89" w:rsidRDefault="00473B89" w:rsidP="004A56FC"/>
        </w:tc>
        <w:tc>
          <w:tcPr>
            <w:tcW w:w="1540" w:type="dxa"/>
          </w:tcPr>
          <w:p w14:paraId="6447DFAB" w14:textId="77777777" w:rsidR="00473B89" w:rsidRDefault="00473B89" w:rsidP="004A56FC"/>
        </w:tc>
        <w:tc>
          <w:tcPr>
            <w:tcW w:w="2445" w:type="dxa"/>
          </w:tcPr>
          <w:p w14:paraId="345C886D" w14:textId="77777777" w:rsidR="00473B89" w:rsidRDefault="00473B89" w:rsidP="004A56FC"/>
        </w:tc>
        <w:tc>
          <w:tcPr>
            <w:tcW w:w="1993" w:type="dxa"/>
          </w:tcPr>
          <w:p w14:paraId="5CEA8740" w14:textId="77777777" w:rsidR="00473B89" w:rsidRDefault="00473B89" w:rsidP="004A56FC"/>
        </w:tc>
        <w:tc>
          <w:tcPr>
            <w:tcW w:w="1993" w:type="dxa"/>
          </w:tcPr>
          <w:p w14:paraId="2C53914C" w14:textId="77777777" w:rsidR="00473B89" w:rsidRDefault="00473B89" w:rsidP="004A56FC"/>
        </w:tc>
        <w:tc>
          <w:tcPr>
            <w:tcW w:w="1993" w:type="dxa"/>
          </w:tcPr>
          <w:p w14:paraId="1CF9CB6E" w14:textId="77777777" w:rsidR="00473B89" w:rsidRDefault="00473B89" w:rsidP="004A56FC"/>
        </w:tc>
      </w:tr>
    </w:tbl>
    <w:p w14:paraId="6D12496E" w14:textId="77777777" w:rsidR="00473B89" w:rsidRDefault="00473B89" w:rsidP="00280D7D">
      <w:pPr>
        <w:sectPr w:rsidR="00473B89" w:rsidSect="00473B89">
          <w:pgSz w:w="16838" w:h="11906" w:orient="landscape"/>
          <w:pgMar w:top="1440" w:right="1440" w:bottom="1440" w:left="1440" w:header="708" w:footer="708" w:gutter="0"/>
          <w:cols w:space="708"/>
          <w:docGrid w:linePitch="360"/>
        </w:sectPr>
      </w:pPr>
    </w:p>
    <w:p w14:paraId="7197F3E6" w14:textId="77777777" w:rsidR="00765BC8" w:rsidRPr="00887104" w:rsidRDefault="00765BC8" w:rsidP="00280D7D"/>
    <w:p w14:paraId="6D74B0F8" w14:textId="77777777" w:rsidR="00D132DA" w:rsidRDefault="00C06C1F" w:rsidP="005F4278">
      <w:r w:rsidRPr="00887104">
        <w:t>References</w:t>
      </w:r>
    </w:p>
    <w:p w14:paraId="30B60205" w14:textId="77777777" w:rsidR="00054BEF" w:rsidRDefault="00054BEF" w:rsidP="005F4278"/>
    <w:p w14:paraId="51785142" w14:textId="77777777" w:rsidR="00A148EF" w:rsidRDefault="00A148EF" w:rsidP="005F4278">
      <w:r>
        <w:t>P. Reitmaier, A Dupret WAM Cutting  Better health data with a portable microcomputer at the periphery: an anthropometric survey in Cape Verde.  Bulletin of the World Health Organization</w:t>
      </w:r>
      <w:r w:rsidR="003E0984">
        <w:t xml:space="preserve"> 1987, </w:t>
      </w:r>
      <w:r>
        <w:t xml:space="preserve"> 65 (5)</w:t>
      </w:r>
      <w:r w:rsidR="003E0984">
        <w:t>:</w:t>
      </w:r>
      <w:r>
        <w:t xml:space="preserve">  651-657 </w:t>
      </w:r>
    </w:p>
    <w:p w14:paraId="0FD229D8" w14:textId="77777777" w:rsidR="00717333" w:rsidRDefault="00717333" w:rsidP="005F4278"/>
    <w:p w14:paraId="0C9C0748" w14:textId="77777777" w:rsidR="002A1A1E" w:rsidRPr="00887104" w:rsidRDefault="002A1A1E" w:rsidP="002A1A1E">
      <w:pPr>
        <w:rPr>
          <w:rStyle w:val="HTMLCite"/>
        </w:rPr>
      </w:pPr>
      <w:r w:rsidRPr="00887104">
        <w:rPr>
          <w:rStyle w:val="HTMLCite"/>
        </w:rPr>
        <w:t>Vanden-Eng JL, Wolkon A, Frolov AS, Terlouw DJ, Eliades MJ, Morgah K, Takpa V, Dare A, Sodahlon YK, Doumanou Y, Hawley WA, Hightower AW: Use of handheld computers with global positioning systems for probability sampling and data entry in household surveys. AmJTrop Med Hyg. 2007, 77: 393-399.</w:t>
      </w:r>
    </w:p>
    <w:p w14:paraId="58D01764" w14:textId="77777777" w:rsidR="00C04233" w:rsidRDefault="00C04233" w:rsidP="005F4278"/>
    <w:p w14:paraId="421E470C" w14:textId="77777777" w:rsidR="00C04233" w:rsidRPr="00887104" w:rsidRDefault="00C04233" w:rsidP="005F4278"/>
    <w:sectPr w:rsidR="00C04233" w:rsidRPr="00887104" w:rsidSect="00473B8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Fanny Cassard" w:date="2016-05-31T09:38:00Z" w:initials="FC">
    <w:p w14:paraId="51B2D4B6" w14:textId="77777777" w:rsidR="00A266E9" w:rsidRDefault="00A266E9">
      <w:pPr>
        <w:pStyle w:val="CommentText"/>
      </w:pPr>
      <w:r>
        <w:rPr>
          <w:rStyle w:val="CommentReference"/>
        </w:rPr>
        <w:annotationRef/>
      </w:r>
      <w:r>
        <w:t>You can also add the roles and responsabilities of the team leader and the measurers</w:t>
      </w:r>
    </w:p>
  </w:comment>
  <w:comment w:id="58" w:author="Fanny Cassard" w:date="2016-05-31T09:41:00Z" w:initials="FC">
    <w:p w14:paraId="54971D10" w14:textId="77777777" w:rsidR="00A266E9" w:rsidRDefault="00A266E9">
      <w:pPr>
        <w:pStyle w:val="CommentText"/>
      </w:pPr>
      <w:r>
        <w:rPr>
          <w:rStyle w:val="CommentReference"/>
        </w:rPr>
        <w:annotationRef/>
      </w:r>
      <w:r>
        <w:t>Can be developed to be clearer</w:t>
      </w:r>
    </w:p>
  </w:comment>
  <w:comment w:id="67" w:author="Fanny Cassard" w:date="2016-05-31T09:53:00Z" w:initials="FC">
    <w:p w14:paraId="4442CB93" w14:textId="77777777" w:rsidR="00A266E9" w:rsidRDefault="00A266E9">
      <w:pPr>
        <w:pStyle w:val="CommentText"/>
      </w:pPr>
      <w:r>
        <w:rPr>
          <w:rStyle w:val="CommentReference"/>
        </w:rPr>
        <w:annotationRef/>
      </w:r>
      <w:r>
        <w:t>Should be more developed. Why we need to create separated accounts?</w:t>
      </w:r>
    </w:p>
  </w:comment>
  <w:comment w:id="70" w:author="Fanny Cassard" w:date="2016-05-31T09:55:00Z" w:initials="FC">
    <w:p w14:paraId="51889B4C" w14:textId="77777777" w:rsidR="00A266E9" w:rsidRDefault="00A266E9">
      <w:pPr>
        <w:pStyle w:val="CommentText"/>
      </w:pPr>
      <w:r>
        <w:rPr>
          <w:rStyle w:val="CommentReference"/>
        </w:rPr>
        <w:annotationRef/>
      </w:r>
      <w:r>
        <w:t>Everybody should follow the parameters in the screen below?</w:t>
      </w:r>
    </w:p>
  </w:comment>
  <w:comment w:id="75" w:author="Fanny Cassard" w:date="2016-05-31T09:57:00Z" w:initials="FC">
    <w:p w14:paraId="00BA84BC" w14:textId="77777777" w:rsidR="00A266E9" w:rsidRDefault="00A266E9">
      <w:pPr>
        <w:pStyle w:val="CommentText"/>
      </w:pPr>
      <w:r>
        <w:rPr>
          <w:rStyle w:val="CommentReference"/>
        </w:rPr>
        <w:annotationRef/>
      </w:r>
      <w:r>
        <w:t>Examples can be added</w:t>
      </w:r>
    </w:p>
    <w:p w14:paraId="0E82D6C6" w14:textId="77777777" w:rsidR="00A266E9" w:rsidRDefault="00A266E9">
      <w:pPr>
        <w:pStyle w:val="CommentText"/>
      </w:pPr>
      <w:r>
        <w:t>How/Where enter these information?</w:t>
      </w:r>
    </w:p>
  </w:comment>
  <w:comment w:id="123" w:author="Fanny Cassard" w:date="2016-05-31T10:24:00Z" w:initials="FC">
    <w:p w14:paraId="4C761F6E" w14:textId="77777777" w:rsidR="00A266E9" w:rsidRDefault="00A266E9">
      <w:pPr>
        <w:pStyle w:val="CommentText"/>
      </w:pPr>
      <w:r>
        <w:rPr>
          <w:rStyle w:val="CommentReference"/>
        </w:rPr>
        <w:annotationRef/>
      </w:r>
      <w:r>
        <w:t>You can also developed this part, no?</w:t>
      </w:r>
    </w:p>
  </w:comment>
  <w:comment w:id="128" w:author="Fanny Cassard" w:date="2016-05-31T10:29:00Z" w:initials="FC">
    <w:p w14:paraId="6AA09876" w14:textId="77777777" w:rsidR="00A266E9" w:rsidRDefault="00A266E9">
      <w:pPr>
        <w:pStyle w:val="CommentText"/>
      </w:pPr>
      <w:r>
        <w:rPr>
          <w:rStyle w:val="CommentReference"/>
        </w:rPr>
        <w:annotationRef/>
      </w:r>
      <w:r>
        <w:t>?? height or length</w:t>
      </w:r>
    </w:p>
  </w:comment>
  <w:comment w:id="131" w:author="Fanny Cassard" w:date="2016-05-31T10:41:00Z" w:initials="FC">
    <w:p w14:paraId="2E05D2C4" w14:textId="77777777" w:rsidR="00A266E9" w:rsidRDefault="00A266E9">
      <w:pPr>
        <w:pStyle w:val="CommentText"/>
      </w:pPr>
      <w:r>
        <w:rPr>
          <w:rStyle w:val="CommentReference"/>
        </w:rPr>
        <w:annotationRef/>
      </w:r>
      <w:r>
        <w:t>Why from 0 to 6 only? We should calculate the sampling interval before no?</w:t>
      </w:r>
    </w:p>
  </w:comment>
  <w:comment w:id="132" w:author="Fanny Cassard" w:date="2016-05-31T10:47:00Z" w:initials="FC">
    <w:p w14:paraId="30737242" w14:textId="77777777" w:rsidR="00A266E9" w:rsidRDefault="00A266E9">
      <w:pPr>
        <w:pStyle w:val="CommentText"/>
      </w:pPr>
      <w:r>
        <w:rPr>
          <w:rStyle w:val="CommentReference"/>
        </w:rPr>
        <w:annotationRef/>
      </w:r>
      <w:r>
        <w:t>The steps here are not clear….</w:t>
      </w:r>
    </w:p>
  </w:comment>
  <w:comment w:id="135" w:author="Fanny Cassard" w:date="2016-05-31T10:54:00Z" w:initials="FC">
    <w:p w14:paraId="57F32BA3" w14:textId="77777777" w:rsidR="00A266E9" w:rsidRDefault="00A266E9">
      <w:pPr>
        <w:pStyle w:val="CommentText"/>
      </w:pPr>
      <w:r>
        <w:rPr>
          <w:rStyle w:val="CommentReference"/>
        </w:rPr>
        <w:annotationRef/>
      </w:r>
      <w:r>
        <w:t>Can be moved in the Training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B2D4B6" w15:done="0"/>
  <w15:commentEx w15:paraId="54971D10" w15:done="0"/>
  <w15:commentEx w15:paraId="4442CB93" w15:done="0"/>
  <w15:commentEx w15:paraId="51889B4C" w15:done="0"/>
  <w15:commentEx w15:paraId="0E82D6C6" w15:done="0"/>
  <w15:commentEx w15:paraId="4C761F6E" w15:done="0"/>
  <w15:commentEx w15:paraId="6AA09876" w15:done="0"/>
  <w15:commentEx w15:paraId="2E05D2C4" w15:done="0"/>
  <w15:commentEx w15:paraId="30737242" w15:done="0"/>
  <w15:commentEx w15:paraId="57F32BA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C1988"/>
    <w:multiLevelType w:val="hybridMultilevel"/>
    <w:tmpl w:val="5C267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712B9D"/>
    <w:multiLevelType w:val="hybridMultilevel"/>
    <w:tmpl w:val="BCEC2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FA4A93"/>
    <w:multiLevelType w:val="hybridMultilevel"/>
    <w:tmpl w:val="7E82D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FC5866"/>
    <w:multiLevelType w:val="hybridMultilevel"/>
    <w:tmpl w:val="ED985F82"/>
    <w:lvl w:ilvl="0" w:tplc="6F188A36">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23D5F19"/>
    <w:multiLevelType w:val="hybridMultilevel"/>
    <w:tmpl w:val="3FA65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80CDF"/>
    <w:multiLevelType w:val="hybridMultilevel"/>
    <w:tmpl w:val="98068DC2"/>
    <w:lvl w:ilvl="0" w:tplc="68D2B46C">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483099"/>
    <w:multiLevelType w:val="hybridMultilevel"/>
    <w:tmpl w:val="47C25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11F44"/>
    <w:multiLevelType w:val="hybridMultilevel"/>
    <w:tmpl w:val="7DF4709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906115"/>
    <w:multiLevelType w:val="hybridMultilevel"/>
    <w:tmpl w:val="6CE63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B6155F"/>
    <w:multiLevelType w:val="hybridMultilevel"/>
    <w:tmpl w:val="4546FC4A"/>
    <w:lvl w:ilvl="0" w:tplc="3BCA2112">
      <w:start w:val="1"/>
      <w:numFmt w:val="decimal"/>
      <w:lvlText w:val="%1."/>
      <w:lvlJc w:val="left"/>
      <w:pPr>
        <w:tabs>
          <w:tab w:val="num" w:pos="720"/>
        </w:tabs>
        <w:ind w:left="720" w:hanging="360"/>
      </w:pPr>
    </w:lvl>
    <w:lvl w:ilvl="1" w:tplc="39CEFEE2" w:tentative="1">
      <w:start w:val="1"/>
      <w:numFmt w:val="decimal"/>
      <w:lvlText w:val="%2."/>
      <w:lvlJc w:val="left"/>
      <w:pPr>
        <w:tabs>
          <w:tab w:val="num" w:pos="1440"/>
        </w:tabs>
        <w:ind w:left="1440" w:hanging="360"/>
      </w:pPr>
    </w:lvl>
    <w:lvl w:ilvl="2" w:tplc="C58ADEF0" w:tentative="1">
      <w:start w:val="1"/>
      <w:numFmt w:val="decimal"/>
      <w:lvlText w:val="%3."/>
      <w:lvlJc w:val="left"/>
      <w:pPr>
        <w:tabs>
          <w:tab w:val="num" w:pos="2160"/>
        </w:tabs>
        <w:ind w:left="2160" w:hanging="360"/>
      </w:pPr>
    </w:lvl>
    <w:lvl w:ilvl="3" w:tplc="52A87C3A" w:tentative="1">
      <w:start w:val="1"/>
      <w:numFmt w:val="decimal"/>
      <w:lvlText w:val="%4."/>
      <w:lvlJc w:val="left"/>
      <w:pPr>
        <w:tabs>
          <w:tab w:val="num" w:pos="2880"/>
        </w:tabs>
        <w:ind w:left="2880" w:hanging="360"/>
      </w:pPr>
    </w:lvl>
    <w:lvl w:ilvl="4" w:tplc="1DF2105E" w:tentative="1">
      <w:start w:val="1"/>
      <w:numFmt w:val="decimal"/>
      <w:lvlText w:val="%5."/>
      <w:lvlJc w:val="left"/>
      <w:pPr>
        <w:tabs>
          <w:tab w:val="num" w:pos="3600"/>
        </w:tabs>
        <w:ind w:left="3600" w:hanging="360"/>
      </w:pPr>
    </w:lvl>
    <w:lvl w:ilvl="5" w:tplc="4B489204" w:tentative="1">
      <w:start w:val="1"/>
      <w:numFmt w:val="decimal"/>
      <w:lvlText w:val="%6."/>
      <w:lvlJc w:val="left"/>
      <w:pPr>
        <w:tabs>
          <w:tab w:val="num" w:pos="4320"/>
        </w:tabs>
        <w:ind w:left="4320" w:hanging="360"/>
      </w:pPr>
    </w:lvl>
    <w:lvl w:ilvl="6" w:tplc="3092E232" w:tentative="1">
      <w:start w:val="1"/>
      <w:numFmt w:val="decimal"/>
      <w:lvlText w:val="%7."/>
      <w:lvlJc w:val="left"/>
      <w:pPr>
        <w:tabs>
          <w:tab w:val="num" w:pos="5040"/>
        </w:tabs>
        <w:ind w:left="5040" w:hanging="360"/>
      </w:pPr>
    </w:lvl>
    <w:lvl w:ilvl="7" w:tplc="1F1863D6" w:tentative="1">
      <w:start w:val="1"/>
      <w:numFmt w:val="decimal"/>
      <w:lvlText w:val="%8."/>
      <w:lvlJc w:val="left"/>
      <w:pPr>
        <w:tabs>
          <w:tab w:val="num" w:pos="5760"/>
        </w:tabs>
        <w:ind w:left="5760" w:hanging="360"/>
      </w:pPr>
    </w:lvl>
    <w:lvl w:ilvl="8" w:tplc="8B327808" w:tentative="1">
      <w:start w:val="1"/>
      <w:numFmt w:val="decimal"/>
      <w:lvlText w:val="%9."/>
      <w:lvlJc w:val="left"/>
      <w:pPr>
        <w:tabs>
          <w:tab w:val="num" w:pos="6480"/>
        </w:tabs>
        <w:ind w:left="6480" w:hanging="360"/>
      </w:pPr>
    </w:lvl>
  </w:abstractNum>
  <w:abstractNum w:abstractNumId="10" w15:restartNumberingAfterBreak="0">
    <w:nsid w:val="172E676E"/>
    <w:multiLevelType w:val="hybridMultilevel"/>
    <w:tmpl w:val="63B447AE"/>
    <w:lvl w:ilvl="0" w:tplc="68D2B46C">
      <w:start w:val="1"/>
      <w:numFmt w:val="bullet"/>
      <w:lvlText w:val="•"/>
      <w:lvlJc w:val="left"/>
      <w:pPr>
        <w:tabs>
          <w:tab w:val="num" w:pos="720"/>
        </w:tabs>
        <w:ind w:left="720" w:hanging="360"/>
      </w:pPr>
      <w:rPr>
        <w:rFonts w:ascii="Arial" w:hAnsi="Arial" w:hint="default"/>
      </w:rPr>
    </w:lvl>
    <w:lvl w:ilvl="1" w:tplc="32E60E26" w:tentative="1">
      <w:start w:val="1"/>
      <w:numFmt w:val="bullet"/>
      <w:lvlText w:val="•"/>
      <w:lvlJc w:val="left"/>
      <w:pPr>
        <w:tabs>
          <w:tab w:val="num" w:pos="1440"/>
        </w:tabs>
        <w:ind w:left="1440" w:hanging="360"/>
      </w:pPr>
      <w:rPr>
        <w:rFonts w:ascii="Arial" w:hAnsi="Arial" w:hint="default"/>
      </w:rPr>
    </w:lvl>
    <w:lvl w:ilvl="2" w:tplc="368ADA2E" w:tentative="1">
      <w:start w:val="1"/>
      <w:numFmt w:val="bullet"/>
      <w:lvlText w:val="•"/>
      <w:lvlJc w:val="left"/>
      <w:pPr>
        <w:tabs>
          <w:tab w:val="num" w:pos="2160"/>
        </w:tabs>
        <w:ind w:left="2160" w:hanging="360"/>
      </w:pPr>
      <w:rPr>
        <w:rFonts w:ascii="Arial" w:hAnsi="Arial" w:hint="default"/>
      </w:rPr>
    </w:lvl>
    <w:lvl w:ilvl="3" w:tplc="CAF4A516" w:tentative="1">
      <w:start w:val="1"/>
      <w:numFmt w:val="bullet"/>
      <w:lvlText w:val="•"/>
      <w:lvlJc w:val="left"/>
      <w:pPr>
        <w:tabs>
          <w:tab w:val="num" w:pos="2880"/>
        </w:tabs>
        <w:ind w:left="2880" w:hanging="360"/>
      </w:pPr>
      <w:rPr>
        <w:rFonts w:ascii="Arial" w:hAnsi="Arial" w:hint="default"/>
      </w:rPr>
    </w:lvl>
    <w:lvl w:ilvl="4" w:tplc="DE26EECC" w:tentative="1">
      <w:start w:val="1"/>
      <w:numFmt w:val="bullet"/>
      <w:lvlText w:val="•"/>
      <w:lvlJc w:val="left"/>
      <w:pPr>
        <w:tabs>
          <w:tab w:val="num" w:pos="3600"/>
        </w:tabs>
        <w:ind w:left="3600" w:hanging="360"/>
      </w:pPr>
      <w:rPr>
        <w:rFonts w:ascii="Arial" w:hAnsi="Arial" w:hint="default"/>
      </w:rPr>
    </w:lvl>
    <w:lvl w:ilvl="5" w:tplc="C406C7E0" w:tentative="1">
      <w:start w:val="1"/>
      <w:numFmt w:val="bullet"/>
      <w:lvlText w:val="•"/>
      <w:lvlJc w:val="left"/>
      <w:pPr>
        <w:tabs>
          <w:tab w:val="num" w:pos="4320"/>
        </w:tabs>
        <w:ind w:left="4320" w:hanging="360"/>
      </w:pPr>
      <w:rPr>
        <w:rFonts w:ascii="Arial" w:hAnsi="Arial" w:hint="default"/>
      </w:rPr>
    </w:lvl>
    <w:lvl w:ilvl="6" w:tplc="7820C324" w:tentative="1">
      <w:start w:val="1"/>
      <w:numFmt w:val="bullet"/>
      <w:lvlText w:val="•"/>
      <w:lvlJc w:val="left"/>
      <w:pPr>
        <w:tabs>
          <w:tab w:val="num" w:pos="5040"/>
        </w:tabs>
        <w:ind w:left="5040" w:hanging="360"/>
      </w:pPr>
      <w:rPr>
        <w:rFonts w:ascii="Arial" w:hAnsi="Arial" w:hint="default"/>
      </w:rPr>
    </w:lvl>
    <w:lvl w:ilvl="7" w:tplc="C8F2A158" w:tentative="1">
      <w:start w:val="1"/>
      <w:numFmt w:val="bullet"/>
      <w:lvlText w:val="•"/>
      <w:lvlJc w:val="left"/>
      <w:pPr>
        <w:tabs>
          <w:tab w:val="num" w:pos="5760"/>
        </w:tabs>
        <w:ind w:left="5760" w:hanging="360"/>
      </w:pPr>
      <w:rPr>
        <w:rFonts w:ascii="Arial" w:hAnsi="Arial" w:hint="default"/>
      </w:rPr>
    </w:lvl>
    <w:lvl w:ilvl="8" w:tplc="2D72EA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CB054A"/>
    <w:multiLevelType w:val="hybridMultilevel"/>
    <w:tmpl w:val="55E6B9D0"/>
    <w:lvl w:ilvl="0" w:tplc="08090001">
      <w:start w:val="1"/>
      <w:numFmt w:val="bullet"/>
      <w:lvlText w:val=""/>
      <w:lvlJc w:val="left"/>
      <w:pPr>
        <w:ind w:left="720" w:hanging="360"/>
      </w:pPr>
      <w:rPr>
        <w:rFonts w:ascii="Symbol" w:hAnsi="Symbol" w:hint="default"/>
      </w:rPr>
    </w:lvl>
    <w:lvl w:ilvl="1" w:tplc="6F188A36">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CC6EC6"/>
    <w:multiLevelType w:val="hybridMultilevel"/>
    <w:tmpl w:val="836671B4"/>
    <w:lvl w:ilvl="0" w:tplc="8DF4519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4D223F"/>
    <w:multiLevelType w:val="hybridMultilevel"/>
    <w:tmpl w:val="736A3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1A22F3"/>
    <w:multiLevelType w:val="hybridMultilevel"/>
    <w:tmpl w:val="F01E2E9E"/>
    <w:lvl w:ilvl="0" w:tplc="C8E6B9D0">
      <w:start w:val="1"/>
      <w:numFmt w:val="bullet"/>
      <w:lvlText w:val="•"/>
      <w:lvlJc w:val="left"/>
      <w:pPr>
        <w:tabs>
          <w:tab w:val="num" w:pos="720"/>
        </w:tabs>
        <w:ind w:left="720" w:hanging="360"/>
      </w:pPr>
      <w:rPr>
        <w:rFonts w:ascii="Arial" w:hAnsi="Arial" w:hint="default"/>
      </w:rPr>
    </w:lvl>
    <w:lvl w:ilvl="1" w:tplc="F642DDE8">
      <w:start w:val="1"/>
      <w:numFmt w:val="bullet"/>
      <w:lvlText w:val="•"/>
      <w:lvlJc w:val="left"/>
      <w:pPr>
        <w:tabs>
          <w:tab w:val="num" w:pos="1440"/>
        </w:tabs>
        <w:ind w:left="1440" w:hanging="360"/>
      </w:pPr>
      <w:rPr>
        <w:rFonts w:ascii="Arial" w:hAnsi="Arial" w:hint="default"/>
      </w:rPr>
    </w:lvl>
    <w:lvl w:ilvl="2" w:tplc="A69A1550" w:tentative="1">
      <w:start w:val="1"/>
      <w:numFmt w:val="bullet"/>
      <w:lvlText w:val="•"/>
      <w:lvlJc w:val="left"/>
      <w:pPr>
        <w:tabs>
          <w:tab w:val="num" w:pos="2160"/>
        </w:tabs>
        <w:ind w:left="2160" w:hanging="360"/>
      </w:pPr>
      <w:rPr>
        <w:rFonts w:ascii="Arial" w:hAnsi="Arial" w:hint="default"/>
      </w:rPr>
    </w:lvl>
    <w:lvl w:ilvl="3" w:tplc="06647D20" w:tentative="1">
      <w:start w:val="1"/>
      <w:numFmt w:val="bullet"/>
      <w:lvlText w:val="•"/>
      <w:lvlJc w:val="left"/>
      <w:pPr>
        <w:tabs>
          <w:tab w:val="num" w:pos="2880"/>
        </w:tabs>
        <w:ind w:left="2880" w:hanging="360"/>
      </w:pPr>
      <w:rPr>
        <w:rFonts w:ascii="Arial" w:hAnsi="Arial" w:hint="default"/>
      </w:rPr>
    </w:lvl>
    <w:lvl w:ilvl="4" w:tplc="9E00F2AC" w:tentative="1">
      <w:start w:val="1"/>
      <w:numFmt w:val="bullet"/>
      <w:lvlText w:val="•"/>
      <w:lvlJc w:val="left"/>
      <w:pPr>
        <w:tabs>
          <w:tab w:val="num" w:pos="3600"/>
        </w:tabs>
        <w:ind w:left="3600" w:hanging="360"/>
      </w:pPr>
      <w:rPr>
        <w:rFonts w:ascii="Arial" w:hAnsi="Arial" w:hint="default"/>
      </w:rPr>
    </w:lvl>
    <w:lvl w:ilvl="5" w:tplc="7A1AC6F0" w:tentative="1">
      <w:start w:val="1"/>
      <w:numFmt w:val="bullet"/>
      <w:lvlText w:val="•"/>
      <w:lvlJc w:val="left"/>
      <w:pPr>
        <w:tabs>
          <w:tab w:val="num" w:pos="4320"/>
        </w:tabs>
        <w:ind w:left="4320" w:hanging="360"/>
      </w:pPr>
      <w:rPr>
        <w:rFonts w:ascii="Arial" w:hAnsi="Arial" w:hint="default"/>
      </w:rPr>
    </w:lvl>
    <w:lvl w:ilvl="6" w:tplc="70561E98" w:tentative="1">
      <w:start w:val="1"/>
      <w:numFmt w:val="bullet"/>
      <w:lvlText w:val="•"/>
      <w:lvlJc w:val="left"/>
      <w:pPr>
        <w:tabs>
          <w:tab w:val="num" w:pos="5040"/>
        </w:tabs>
        <w:ind w:left="5040" w:hanging="360"/>
      </w:pPr>
      <w:rPr>
        <w:rFonts w:ascii="Arial" w:hAnsi="Arial" w:hint="default"/>
      </w:rPr>
    </w:lvl>
    <w:lvl w:ilvl="7" w:tplc="00DC721A" w:tentative="1">
      <w:start w:val="1"/>
      <w:numFmt w:val="bullet"/>
      <w:lvlText w:val="•"/>
      <w:lvlJc w:val="left"/>
      <w:pPr>
        <w:tabs>
          <w:tab w:val="num" w:pos="5760"/>
        </w:tabs>
        <w:ind w:left="5760" w:hanging="360"/>
      </w:pPr>
      <w:rPr>
        <w:rFonts w:ascii="Arial" w:hAnsi="Arial" w:hint="default"/>
      </w:rPr>
    </w:lvl>
    <w:lvl w:ilvl="8" w:tplc="BCA2065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8A613E"/>
    <w:multiLevelType w:val="hybridMultilevel"/>
    <w:tmpl w:val="81BC6816"/>
    <w:lvl w:ilvl="0" w:tplc="43C68A1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CB578D"/>
    <w:multiLevelType w:val="hybridMultilevel"/>
    <w:tmpl w:val="14EC0F2E"/>
    <w:lvl w:ilvl="0" w:tplc="0809000F">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C23964"/>
    <w:multiLevelType w:val="hybridMultilevel"/>
    <w:tmpl w:val="D424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3F5C16"/>
    <w:multiLevelType w:val="hybridMultilevel"/>
    <w:tmpl w:val="1FE2A88A"/>
    <w:lvl w:ilvl="0" w:tplc="43C68A10">
      <w:start w:val="1"/>
      <w:numFmt w:val="bullet"/>
      <w:lvlText w:val="•"/>
      <w:lvlJc w:val="left"/>
      <w:pPr>
        <w:tabs>
          <w:tab w:val="num" w:pos="1080"/>
        </w:tabs>
        <w:ind w:left="1080" w:hanging="360"/>
      </w:pPr>
      <w:rPr>
        <w:rFonts w:ascii="Arial" w:hAnsi="Arial" w:hint="default"/>
      </w:rPr>
    </w:lvl>
    <w:lvl w:ilvl="1" w:tplc="285A701E">
      <w:start w:val="55"/>
      <w:numFmt w:val="bullet"/>
      <w:lvlText w:val="•"/>
      <w:lvlJc w:val="left"/>
      <w:pPr>
        <w:tabs>
          <w:tab w:val="num" w:pos="1800"/>
        </w:tabs>
        <w:ind w:left="1800" w:hanging="360"/>
      </w:pPr>
      <w:rPr>
        <w:rFonts w:ascii="Arial" w:hAnsi="Arial" w:hint="default"/>
      </w:rPr>
    </w:lvl>
    <w:lvl w:ilvl="2" w:tplc="915AA872" w:tentative="1">
      <w:start w:val="1"/>
      <w:numFmt w:val="bullet"/>
      <w:lvlText w:val="•"/>
      <w:lvlJc w:val="left"/>
      <w:pPr>
        <w:tabs>
          <w:tab w:val="num" w:pos="2520"/>
        </w:tabs>
        <w:ind w:left="2520" w:hanging="360"/>
      </w:pPr>
      <w:rPr>
        <w:rFonts w:ascii="Arial" w:hAnsi="Arial" w:hint="default"/>
      </w:rPr>
    </w:lvl>
    <w:lvl w:ilvl="3" w:tplc="BD3C3946" w:tentative="1">
      <w:start w:val="1"/>
      <w:numFmt w:val="bullet"/>
      <w:lvlText w:val="•"/>
      <w:lvlJc w:val="left"/>
      <w:pPr>
        <w:tabs>
          <w:tab w:val="num" w:pos="3240"/>
        </w:tabs>
        <w:ind w:left="3240" w:hanging="360"/>
      </w:pPr>
      <w:rPr>
        <w:rFonts w:ascii="Arial" w:hAnsi="Arial" w:hint="default"/>
      </w:rPr>
    </w:lvl>
    <w:lvl w:ilvl="4" w:tplc="B490A03E" w:tentative="1">
      <w:start w:val="1"/>
      <w:numFmt w:val="bullet"/>
      <w:lvlText w:val="•"/>
      <w:lvlJc w:val="left"/>
      <w:pPr>
        <w:tabs>
          <w:tab w:val="num" w:pos="3960"/>
        </w:tabs>
        <w:ind w:left="3960" w:hanging="360"/>
      </w:pPr>
      <w:rPr>
        <w:rFonts w:ascii="Arial" w:hAnsi="Arial" w:hint="default"/>
      </w:rPr>
    </w:lvl>
    <w:lvl w:ilvl="5" w:tplc="F0768D08" w:tentative="1">
      <w:start w:val="1"/>
      <w:numFmt w:val="bullet"/>
      <w:lvlText w:val="•"/>
      <w:lvlJc w:val="left"/>
      <w:pPr>
        <w:tabs>
          <w:tab w:val="num" w:pos="4680"/>
        </w:tabs>
        <w:ind w:left="4680" w:hanging="360"/>
      </w:pPr>
      <w:rPr>
        <w:rFonts w:ascii="Arial" w:hAnsi="Arial" w:hint="default"/>
      </w:rPr>
    </w:lvl>
    <w:lvl w:ilvl="6" w:tplc="F5AEDAE6" w:tentative="1">
      <w:start w:val="1"/>
      <w:numFmt w:val="bullet"/>
      <w:lvlText w:val="•"/>
      <w:lvlJc w:val="left"/>
      <w:pPr>
        <w:tabs>
          <w:tab w:val="num" w:pos="5400"/>
        </w:tabs>
        <w:ind w:left="5400" w:hanging="360"/>
      </w:pPr>
      <w:rPr>
        <w:rFonts w:ascii="Arial" w:hAnsi="Arial" w:hint="default"/>
      </w:rPr>
    </w:lvl>
    <w:lvl w:ilvl="7" w:tplc="621A06B8" w:tentative="1">
      <w:start w:val="1"/>
      <w:numFmt w:val="bullet"/>
      <w:lvlText w:val="•"/>
      <w:lvlJc w:val="left"/>
      <w:pPr>
        <w:tabs>
          <w:tab w:val="num" w:pos="6120"/>
        </w:tabs>
        <w:ind w:left="6120" w:hanging="360"/>
      </w:pPr>
      <w:rPr>
        <w:rFonts w:ascii="Arial" w:hAnsi="Arial" w:hint="default"/>
      </w:rPr>
    </w:lvl>
    <w:lvl w:ilvl="8" w:tplc="11487486" w:tentative="1">
      <w:start w:val="1"/>
      <w:numFmt w:val="bullet"/>
      <w:lvlText w:val="•"/>
      <w:lvlJc w:val="left"/>
      <w:pPr>
        <w:tabs>
          <w:tab w:val="num" w:pos="6840"/>
        </w:tabs>
        <w:ind w:left="6840" w:hanging="360"/>
      </w:pPr>
      <w:rPr>
        <w:rFonts w:ascii="Arial" w:hAnsi="Arial" w:hint="default"/>
      </w:rPr>
    </w:lvl>
  </w:abstractNum>
  <w:abstractNum w:abstractNumId="19" w15:restartNumberingAfterBreak="0">
    <w:nsid w:val="351473D3"/>
    <w:multiLevelType w:val="hybridMultilevel"/>
    <w:tmpl w:val="1DA48BF0"/>
    <w:lvl w:ilvl="0" w:tplc="43C68A10">
      <w:start w:val="1"/>
      <w:numFmt w:val="bullet"/>
      <w:lvlText w:val="•"/>
      <w:lvlJc w:val="left"/>
      <w:pPr>
        <w:ind w:left="1080" w:hanging="360"/>
      </w:pPr>
      <w:rPr>
        <w:rFonts w:ascii="Arial" w:hAnsi="Arial" w:hint="default"/>
      </w:rPr>
    </w:lvl>
    <w:lvl w:ilvl="1" w:tplc="6F188A36">
      <w:start w:val="1"/>
      <w:numFmt w:val="bullet"/>
      <w:lvlText w:val="-"/>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3B544746"/>
    <w:multiLevelType w:val="hybridMultilevel"/>
    <w:tmpl w:val="14EC0F2E"/>
    <w:lvl w:ilvl="0" w:tplc="0809000F">
      <w:start w:val="1"/>
      <w:numFmt w:val="decimal"/>
      <w:lvlText w:val="%1."/>
      <w:lvlJc w:val="left"/>
      <w:pPr>
        <w:ind w:left="720" w:hanging="360"/>
      </w:pPr>
      <w:rPr>
        <w:rFonts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510B36"/>
    <w:multiLevelType w:val="hybridMultilevel"/>
    <w:tmpl w:val="67582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034C81"/>
    <w:multiLevelType w:val="hybridMultilevel"/>
    <w:tmpl w:val="8EB4F4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0DA1094"/>
    <w:multiLevelType w:val="hybridMultilevel"/>
    <w:tmpl w:val="C17C5C94"/>
    <w:lvl w:ilvl="0" w:tplc="08090001">
      <w:start w:val="1"/>
      <w:numFmt w:val="bullet"/>
      <w:lvlText w:val=""/>
      <w:lvlJc w:val="left"/>
      <w:pPr>
        <w:ind w:left="720" w:hanging="360"/>
      </w:pPr>
      <w:rPr>
        <w:rFonts w:ascii="Symbol" w:hAnsi="Symbol" w:hint="default"/>
      </w:rPr>
    </w:lvl>
    <w:lvl w:ilvl="1" w:tplc="6F188A36">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D06E0"/>
    <w:multiLevelType w:val="hybridMultilevel"/>
    <w:tmpl w:val="C498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7F0741"/>
    <w:multiLevelType w:val="hybridMultilevel"/>
    <w:tmpl w:val="836671B4"/>
    <w:lvl w:ilvl="0" w:tplc="8DF4519C">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F77416"/>
    <w:multiLevelType w:val="hybridMultilevel"/>
    <w:tmpl w:val="55E80D98"/>
    <w:lvl w:ilvl="0" w:tplc="08090001">
      <w:start w:val="1"/>
      <w:numFmt w:val="bullet"/>
      <w:lvlText w:val=""/>
      <w:lvlJc w:val="left"/>
      <w:pPr>
        <w:ind w:left="720" w:hanging="360"/>
      </w:pPr>
      <w:rPr>
        <w:rFonts w:ascii="Symbol" w:hAnsi="Symbol" w:hint="default"/>
      </w:rPr>
    </w:lvl>
    <w:lvl w:ilvl="1" w:tplc="6F188A36">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3D516E"/>
    <w:multiLevelType w:val="hybridMultilevel"/>
    <w:tmpl w:val="46A6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AC1091"/>
    <w:multiLevelType w:val="hybridMultilevel"/>
    <w:tmpl w:val="5A54DDDC"/>
    <w:lvl w:ilvl="0" w:tplc="43C68A1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C6200B"/>
    <w:multiLevelType w:val="hybridMultilevel"/>
    <w:tmpl w:val="DE947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A217F0"/>
    <w:multiLevelType w:val="hybridMultilevel"/>
    <w:tmpl w:val="F9F4A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B65F4C"/>
    <w:multiLevelType w:val="hybridMultilevel"/>
    <w:tmpl w:val="791E11D4"/>
    <w:lvl w:ilvl="0" w:tplc="55BEE52C">
      <w:start w:val="1"/>
      <w:numFmt w:val="bullet"/>
      <w:lvlText w:val="•"/>
      <w:lvlJc w:val="left"/>
      <w:pPr>
        <w:tabs>
          <w:tab w:val="num" w:pos="720"/>
        </w:tabs>
        <w:ind w:left="720" w:hanging="360"/>
      </w:pPr>
      <w:rPr>
        <w:rFonts w:ascii="Arial" w:hAnsi="Arial" w:hint="default"/>
      </w:rPr>
    </w:lvl>
    <w:lvl w:ilvl="1" w:tplc="731427FA" w:tentative="1">
      <w:start w:val="1"/>
      <w:numFmt w:val="bullet"/>
      <w:lvlText w:val="•"/>
      <w:lvlJc w:val="left"/>
      <w:pPr>
        <w:tabs>
          <w:tab w:val="num" w:pos="1440"/>
        </w:tabs>
        <w:ind w:left="1440" w:hanging="360"/>
      </w:pPr>
      <w:rPr>
        <w:rFonts w:ascii="Arial" w:hAnsi="Arial" w:hint="default"/>
      </w:rPr>
    </w:lvl>
    <w:lvl w:ilvl="2" w:tplc="307A1D98" w:tentative="1">
      <w:start w:val="1"/>
      <w:numFmt w:val="bullet"/>
      <w:lvlText w:val="•"/>
      <w:lvlJc w:val="left"/>
      <w:pPr>
        <w:tabs>
          <w:tab w:val="num" w:pos="2160"/>
        </w:tabs>
        <w:ind w:left="2160" w:hanging="360"/>
      </w:pPr>
      <w:rPr>
        <w:rFonts w:ascii="Arial" w:hAnsi="Arial" w:hint="default"/>
      </w:rPr>
    </w:lvl>
    <w:lvl w:ilvl="3" w:tplc="AE30096C" w:tentative="1">
      <w:start w:val="1"/>
      <w:numFmt w:val="bullet"/>
      <w:lvlText w:val="•"/>
      <w:lvlJc w:val="left"/>
      <w:pPr>
        <w:tabs>
          <w:tab w:val="num" w:pos="2880"/>
        </w:tabs>
        <w:ind w:left="2880" w:hanging="360"/>
      </w:pPr>
      <w:rPr>
        <w:rFonts w:ascii="Arial" w:hAnsi="Arial" w:hint="default"/>
      </w:rPr>
    </w:lvl>
    <w:lvl w:ilvl="4" w:tplc="C1E022EC" w:tentative="1">
      <w:start w:val="1"/>
      <w:numFmt w:val="bullet"/>
      <w:lvlText w:val="•"/>
      <w:lvlJc w:val="left"/>
      <w:pPr>
        <w:tabs>
          <w:tab w:val="num" w:pos="3600"/>
        </w:tabs>
        <w:ind w:left="3600" w:hanging="360"/>
      </w:pPr>
      <w:rPr>
        <w:rFonts w:ascii="Arial" w:hAnsi="Arial" w:hint="default"/>
      </w:rPr>
    </w:lvl>
    <w:lvl w:ilvl="5" w:tplc="0D3ADBB4" w:tentative="1">
      <w:start w:val="1"/>
      <w:numFmt w:val="bullet"/>
      <w:lvlText w:val="•"/>
      <w:lvlJc w:val="left"/>
      <w:pPr>
        <w:tabs>
          <w:tab w:val="num" w:pos="4320"/>
        </w:tabs>
        <w:ind w:left="4320" w:hanging="360"/>
      </w:pPr>
      <w:rPr>
        <w:rFonts w:ascii="Arial" w:hAnsi="Arial" w:hint="default"/>
      </w:rPr>
    </w:lvl>
    <w:lvl w:ilvl="6" w:tplc="39327DD8" w:tentative="1">
      <w:start w:val="1"/>
      <w:numFmt w:val="bullet"/>
      <w:lvlText w:val="•"/>
      <w:lvlJc w:val="left"/>
      <w:pPr>
        <w:tabs>
          <w:tab w:val="num" w:pos="5040"/>
        </w:tabs>
        <w:ind w:left="5040" w:hanging="360"/>
      </w:pPr>
      <w:rPr>
        <w:rFonts w:ascii="Arial" w:hAnsi="Arial" w:hint="default"/>
      </w:rPr>
    </w:lvl>
    <w:lvl w:ilvl="7" w:tplc="3A682880" w:tentative="1">
      <w:start w:val="1"/>
      <w:numFmt w:val="bullet"/>
      <w:lvlText w:val="•"/>
      <w:lvlJc w:val="left"/>
      <w:pPr>
        <w:tabs>
          <w:tab w:val="num" w:pos="5760"/>
        </w:tabs>
        <w:ind w:left="5760" w:hanging="360"/>
      </w:pPr>
      <w:rPr>
        <w:rFonts w:ascii="Arial" w:hAnsi="Arial" w:hint="default"/>
      </w:rPr>
    </w:lvl>
    <w:lvl w:ilvl="8" w:tplc="FE86288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775534"/>
    <w:multiLevelType w:val="hybridMultilevel"/>
    <w:tmpl w:val="68248CB4"/>
    <w:lvl w:ilvl="0" w:tplc="08090001">
      <w:start w:val="1"/>
      <w:numFmt w:val="bullet"/>
      <w:lvlText w:val=""/>
      <w:lvlJc w:val="left"/>
      <w:pPr>
        <w:ind w:left="720" w:hanging="360"/>
      </w:pPr>
      <w:rPr>
        <w:rFonts w:ascii="Symbol" w:hAnsi="Symbol" w:hint="default"/>
      </w:rPr>
    </w:lvl>
    <w:lvl w:ilvl="1" w:tplc="6F188A36">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721C31"/>
    <w:multiLevelType w:val="hybridMultilevel"/>
    <w:tmpl w:val="335A5BB6"/>
    <w:lvl w:ilvl="0" w:tplc="43C68A1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890CCE"/>
    <w:multiLevelType w:val="hybridMultilevel"/>
    <w:tmpl w:val="C414ED9A"/>
    <w:lvl w:ilvl="0" w:tplc="43C68A1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AB0D9E"/>
    <w:multiLevelType w:val="hybridMultilevel"/>
    <w:tmpl w:val="6FFED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EC7E4A"/>
    <w:multiLevelType w:val="hybridMultilevel"/>
    <w:tmpl w:val="C2C0CB58"/>
    <w:lvl w:ilvl="0" w:tplc="43C68A1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B73A89"/>
    <w:multiLevelType w:val="hybridMultilevel"/>
    <w:tmpl w:val="D494E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F558BF"/>
    <w:multiLevelType w:val="hybridMultilevel"/>
    <w:tmpl w:val="ED86F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14"/>
  </w:num>
  <w:num w:numId="4">
    <w:abstractNumId w:val="18"/>
  </w:num>
  <w:num w:numId="5">
    <w:abstractNumId w:val="9"/>
  </w:num>
  <w:num w:numId="6">
    <w:abstractNumId w:val="20"/>
  </w:num>
  <w:num w:numId="7">
    <w:abstractNumId w:val="16"/>
  </w:num>
  <w:num w:numId="8">
    <w:abstractNumId w:val="17"/>
  </w:num>
  <w:num w:numId="9">
    <w:abstractNumId w:val="37"/>
  </w:num>
  <w:num w:numId="10">
    <w:abstractNumId w:val="2"/>
  </w:num>
  <w:num w:numId="11">
    <w:abstractNumId w:val="35"/>
  </w:num>
  <w:num w:numId="12">
    <w:abstractNumId w:val="7"/>
  </w:num>
  <w:num w:numId="13">
    <w:abstractNumId w:val="12"/>
  </w:num>
  <w:num w:numId="14">
    <w:abstractNumId w:val="6"/>
  </w:num>
  <w:num w:numId="15">
    <w:abstractNumId w:val="25"/>
  </w:num>
  <w:num w:numId="16">
    <w:abstractNumId w:val="22"/>
  </w:num>
  <w:num w:numId="17">
    <w:abstractNumId w:val="36"/>
  </w:num>
  <w:num w:numId="18">
    <w:abstractNumId w:val="15"/>
  </w:num>
  <w:num w:numId="19">
    <w:abstractNumId w:val="34"/>
  </w:num>
  <w:num w:numId="20">
    <w:abstractNumId w:val="28"/>
  </w:num>
  <w:num w:numId="21">
    <w:abstractNumId w:val="19"/>
  </w:num>
  <w:num w:numId="22">
    <w:abstractNumId w:val="33"/>
  </w:num>
  <w:num w:numId="23">
    <w:abstractNumId w:val="30"/>
  </w:num>
  <w:num w:numId="24">
    <w:abstractNumId w:val="29"/>
  </w:num>
  <w:num w:numId="25">
    <w:abstractNumId w:val="5"/>
  </w:num>
  <w:num w:numId="26">
    <w:abstractNumId w:val="4"/>
  </w:num>
  <w:num w:numId="27">
    <w:abstractNumId w:val="24"/>
  </w:num>
  <w:num w:numId="28">
    <w:abstractNumId w:val="32"/>
  </w:num>
  <w:num w:numId="29">
    <w:abstractNumId w:val="13"/>
  </w:num>
  <w:num w:numId="30">
    <w:abstractNumId w:val="11"/>
  </w:num>
  <w:num w:numId="31">
    <w:abstractNumId w:val="26"/>
  </w:num>
  <w:num w:numId="32">
    <w:abstractNumId w:val="3"/>
  </w:num>
  <w:num w:numId="33">
    <w:abstractNumId w:val="21"/>
  </w:num>
  <w:num w:numId="34">
    <w:abstractNumId w:val="0"/>
  </w:num>
  <w:num w:numId="35">
    <w:abstractNumId w:val="23"/>
  </w:num>
  <w:num w:numId="36">
    <w:abstractNumId w:val="38"/>
  </w:num>
  <w:num w:numId="37">
    <w:abstractNumId w:val="8"/>
  </w:num>
  <w:num w:numId="38">
    <w:abstractNumId w:val="1"/>
  </w:num>
  <w:num w:numId="39">
    <w:abstractNumId w:val="2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w15:presenceInfo w15:providerId="None" w15:userId="Robert"/>
  </w15:person>
  <w15:person w15:author="Fanny Cassard">
    <w15:presenceInfo w15:providerId="Windows Live" w15:userId="ef4d08c6203cbe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083"/>
    <w:rsid w:val="0000188B"/>
    <w:rsid w:val="000054B1"/>
    <w:rsid w:val="00007F50"/>
    <w:rsid w:val="00014250"/>
    <w:rsid w:val="00016334"/>
    <w:rsid w:val="00022776"/>
    <w:rsid w:val="00025302"/>
    <w:rsid w:val="00034294"/>
    <w:rsid w:val="00034435"/>
    <w:rsid w:val="00035C16"/>
    <w:rsid w:val="00041140"/>
    <w:rsid w:val="000433C9"/>
    <w:rsid w:val="00043501"/>
    <w:rsid w:val="00053460"/>
    <w:rsid w:val="00054BEF"/>
    <w:rsid w:val="00057FCF"/>
    <w:rsid w:val="00060118"/>
    <w:rsid w:val="000651DF"/>
    <w:rsid w:val="000665BD"/>
    <w:rsid w:val="000671C2"/>
    <w:rsid w:val="00074C5B"/>
    <w:rsid w:val="00081AA7"/>
    <w:rsid w:val="00093A45"/>
    <w:rsid w:val="00093A51"/>
    <w:rsid w:val="00097C33"/>
    <w:rsid w:val="000A086D"/>
    <w:rsid w:val="000A340D"/>
    <w:rsid w:val="000A4FEB"/>
    <w:rsid w:val="000B535F"/>
    <w:rsid w:val="000B6083"/>
    <w:rsid w:val="000B71B8"/>
    <w:rsid w:val="000C3B96"/>
    <w:rsid w:val="000C4B26"/>
    <w:rsid w:val="000D116A"/>
    <w:rsid w:val="000D19DF"/>
    <w:rsid w:val="000D4E5C"/>
    <w:rsid w:val="000E035F"/>
    <w:rsid w:val="000E0DE6"/>
    <w:rsid w:val="000E1B57"/>
    <w:rsid w:val="000E5211"/>
    <w:rsid w:val="000E5BF5"/>
    <w:rsid w:val="000E5E0F"/>
    <w:rsid w:val="000F33F2"/>
    <w:rsid w:val="000F3CD9"/>
    <w:rsid w:val="000F5D89"/>
    <w:rsid w:val="000F614B"/>
    <w:rsid w:val="000F7A8F"/>
    <w:rsid w:val="001041AB"/>
    <w:rsid w:val="001116C4"/>
    <w:rsid w:val="00113CF4"/>
    <w:rsid w:val="001237F2"/>
    <w:rsid w:val="00134B45"/>
    <w:rsid w:val="00136339"/>
    <w:rsid w:val="00142CA2"/>
    <w:rsid w:val="0014328B"/>
    <w:rsid w:val="00143B98"/>
    <w:rsid w:val="0014760A"/>
    <w:rsid w:val="001479EE"/>
    <w:rsid w:val="00160CA4"/>
    <w:rsid w:val="00164828"/>
    <w:rsid w:val="00165B62"/>
    <w:rsid w:val="001708AB"/>
    <w:rsid w:val="00170FF7"/>
    <w:rsid w:val="00173429"/>
    <w:rsid w:val="00174446"/>
    <w:rsid w:val="00175038"/>
    <w:rsid w:val="0019048A"/>
    <w:rsid w:val="00190EBC"/>
    <w:rsid w:val="001922E9"/>
    <w:rsid w:val="001952B2"/>
    <w:rsid w:val="00197796"/>
    <w:rsid w:val="001A6DF6"/>
    <w:rsid w:val="001A7C5D"/>
    <w:rsid w:val="001B1231"/>
    <w:rsid w:val="001B2372"/>
    <w:rsid w:val="001B2D36"/>
    <w:rsid w:val="001B517B"/>
    <w:rsid w:val="001B74B2"/>
    <w:rsid w:val="001B7711"/>
    <w:rsid w:val="001C23B3"/>
    <w:rsid w:val="001C38FB"/>
    <w:rsid w:val="001C3A46"/>
    <w:rsid w:val="001D7B4E"/>
    <w:rsid w:val="001E161E"/>
    <w:rsid w:val="001E26B0"/>
    <w:rsid w:val="001E2FAC"/>
    <w:rsid w:val="001E5969"/>
    <w:rsid w:val="001F092A"/>
    <w:rsid w:val="001F6271"/>
    <w:rsid w:val="00203E1C"/>
    <w:rsid w:val="0020595F"/>
    <w:rsid w:val="00205AFD"/>
    <w:rsid w:val="00206EC1"/>
    <w:rsid w:val="002136AA"/>
    <w:rsid w:val="0022409D"/>
    <w:rsid w:val="002269B3"/>
    <w:rsid w:val="00235A1A"/>
    <w:rsid w:val="002366A2"/>
    <w:rsid w:val="00236CA3"/>
    <w:rsid w:val="00242703"/>
    <w:rsid w:val="00252109"/>
    <w:rsid w:val="002539F4"/>
    <w:rsid w:val="002579DA"/>
    <w:rsid w:val="00264C83"/>
    <w:rsid w:val="00273C92"/>
    <w:rsid w:val="00277625"/>
    <w:rsid w:val="00280D7D"/>
    <w:rsid w:val="002816A8"/>
    <w:rsid w:val="0028216B"/>
    <w:rsid w:val="00282E4E"/>
    <w:rsid w:val="00290586"/>
    <w:rsid w:val="002A1A1E"/>
    <w:rsid w:val="002A42C8"/>
    <w:rsid w:val="002B2466"/>
    <w:rsid w:val="002B5AE1"/>
    <w:rsid w:val="002C6F64"/>
    <w:rsid w:val="002D72AC"/>
    <w:rsid w:val="002E31B4"/>
    <w:rsid w:val="002E6916"/>
    <w:rsid w:val="002E7C6A"/>
    <w:rsid w:val="002F1C26"/>
    <w:rsid w:val="002F48A9"/>
    <w:rsid w:val="002F539C"/>
    <w:rsid w:val="002F5AA2"/>
    <w:rsid w:val="0032544E"/>
    <w:rsid w:val="003262CC"/>
    <w:rsid w:val="003271BB"/>
    <w:rsid w:val="00330364"/>
    <w:rsid w:val="00331EAB"/>
    <w:rsid w:val="0033492A"/>
    <w:rsid w:val="00336AA3"/>
    <w:rsid w:val="00341BFA"/>
    <w:rsid w:val="00341C75"/>
    <w:rsid w:val="003578E5"/>
    <w:rsid w:val="00360D51"/>
    <w:rsid w:val="00366F2D"/>
    <w:rsid w:val="0037065A"/>
    <w:rsid w:val="00372CFC"/>
    <w:rsid w:val="00380FFB"/>
    <w:rsid w:val="0038375E"/>
    <w:rsid w:val="00384333"/>
    <w:rsid w:val="00390849"/>
    <w:rsid w:val="003911F1"/>
    <w:rsid w:val="00391C84"/>
    <w:rsid w:val="00392ABD"/>
    <w:rsid w:val="0039606C"/>
    <w:rsid w:val="003A1150"/>
    <w:rsid w:val="003A1F00"/>
    <w:rsid w:val="003A2295"/>
    <w:rsid w:val="003A2922"/>
    <w:rsid w:val="003A510D"/>
    <w:rsid w:val="003A5656"/>
    <w:rsid w:val="003A685E"/>
    <w:rsid w:val="003B2080"/>
    <w:rsid w:val="003B77AB"/>
    <w:rsid w:val="003B78FE"/>
    <w:rsid w:val="003C255D"/>
    <w:rsid w:val="003C61BB"/>
    <w:rsid w:val="003C6694"/>
    <w:rsid w:val="003C6B4D"/>
    <w:rsid w:val="003C6B6B"/>
    <w:rsid w:val="003C72EF"/>
    <w:rsid w:val="003D0696"/>
    <w:rsid w:val="003D0A29"/>
    <w:rsid w:val="003D4DE5"/>
    <w:rsid w:val="003D588D"/>
    <w:rsid w:val="003E0984"/>
    <w:rsid w:val="003E1854"/>
    <w:rsid w:val="003E43E5"/>
    <w:rsid w:val="003F1E4C"/>
    <w:rsid w:val="003F4C7D"/>
    <w:rsid w:val="004006C5"/>
    <w:rsid w:val="004020A0"/>
    <w:rsid w:val="00407589"/>
    <w:rsid w:val="00412C38"/>
    <w:rsid w:val="00414A2F"/>
    <w:rsid w:val="0042023B"/>
    <w:rsid w:val="00426553"/>
    <w:rsid w:val="004270F0"/>
    <w:rsid w:val="00430535"/>
    <w:rsid w:val="00433970"/>
    <w:rsid w:val="00435E95"/>
    <w:rsid w:val="00436257"/>
    <w:rsid w:val="00437CA0"/>
    <w:rsid w:val="00444132"/>
    <w:rsid w:val="0044441E"/>
    <w:rsid w:val="00446DD1"/>
    <w:rsid w:val="00447B49"/>
    <w:rsid w:val="00452AA0"/>
    <w:rsid w:val="00456C89"/>
    <w:rsid w:val="00457380"/>
    <w:rsid w:val="00461835"/>
    <w:rsid w:val="00462524"/>
    <w:rsid w:val="00464DB8"/>
    <w:rsid w:val="004707E5"/>
    <w:rsid w:val="00470E65"/>
    <w:rsid w:val="00472548"/>
    <w:rsid w:val="0047315F"/>
    <w:rsid w:val="00473B89"/>
    <w:rsid w:val="00477CD9"/>
    <w:rsid w:val="00491D14"/>
    <w:rsid w:val="0049395F"/>
    <w:rsid w:val="00497343"/>
    <w:rsid w:val="004A56FC"/>
    <w:rsid w:val="004A7206"/>
    <w:rsid w:val="004B0A45"/>
    <w:rsid w:val="004B2CCF"/>
    <w:rsid w:val="004B4651"/>
    <w:rsid w:val="004B7FAD"/>
    <w:rsid w:val="004C04D3"/>
    <w:rsid w:val="004C0691"/>
    <w:rsid w:val="004C38C6"/>
    <w:rsid w:val="004C6DCF"/>
    <w:rsid w:val="004C7C1C"/>
    <w:rsid w:val="004D0587"/>
    <w:rsid w:val="004D0AAC"/>
    <w:rsid w:val="004D3A70"/>
    <w:rsid w:val="004D3C27"/>
    <w:rsid w:val="004D6944"/>
    <w:rsid w:val="004E76C1"/>
    <w:rsid w:val="004F740E"/>
    <w:rsid w:val="00501445"/>
    <w:rsid w:val="005045DB"/>
    <w:rsid w:val="00510474"/>
    <w:rsid w:val="0051311B"/>
    <w:rsid w:val="00514E93"/>
    <w:rsid w:val="00524714"/>
    <w:rsid w:val="005251DE"/>
    <w:rsid w:val="00536059"/>
    <w:rsid w:val="0053707E"/>
    <w:rsid w:val="00541D27"/>
    <w:rsid w:val="00544ACF"/>
    <w:rsid w:val="00544C9E"/>
    <w:rsid w:val="00554C0F"/>
    <w:rsid w:val="00556D71"/>
    <w:rsid w:val="00563C1B"/>
    <w:rsid w:val="00565D26"/>
    <w:rsid w:val="00566576"/>
    <w:rsid w:val="005667FC"/>
    <w:rsid w:val="005675FF"/>
    <w:rsid w:val="00572D43"/>
    <w:rsid w:val="00575A6C"/>
    <w:rsid w:val="005777D1"/>
    <w:rsid w:val="00587338"/>
    <w:rsid w:val="005A368D"/>
    <w:rsid w:val="005A3FC4"/>
    <w:rsid w:val="005B2106"/>
    <w:rsid w:val="005B42F6"/>
    <w:rsid w:val="005B66C0"/>
    <w:rsid w:val="005D0941"/>
    <w:rsid w:val="005D1E6E"/>
    <w:rsid w:val="005D50F6"/>
    <w:rsid w:val="005E0635"/>
    <w:rsid w:val="005E141B"/>
    <w:rsid w:val="005E3D70"/>
    <w:rsid w:val="005E3E3C"/>
    <w:rsid w:val="005E415F"/>
    <w:rsid w:val="005E41DE"/>
    <w:rsid w:val="005E7745"/>
    <w:rsid w:val="005F10E5"/>
    <w:rsid w:val="005F3A83"/>
    <w:rsid w:val="005F3E89"/>
    <w:rsid w:val="005F4278"/>
    <w:rsid w:val="005F4ECF"/>
    <w:rsid w:val="005F5D24"/>
    <w:rsid w:val="005F6739"/>
    <w:rsid w:val="006000AC"/>
    <w:rsid w:val="00604EDF"/>
    <w:rsid w:val="00605E0A"/>
    <w:rsid w:val="00607645"/>
    <w:rsid w:val="006145E8"/>
    <w:rsid w:val="006156D2"/>
    <w:rsid w:val="00616160"/>
    <w:rsid w:val="00622220"/>
    <w:rsid w:val="00630642"/>
    <w:rsid w:val="00631D5F"/>
    <w:rsid w:val="006358CE"/>
    <w:rsid w:val="00640666"/>
    <w:rsid w:val="006417E9"/>
    <w:rsid w:val="006452D6"/>
    <w:rsid w:val="00646CB8"/>
    <w:rsid w:val="00647688"/>
    <w:rsid w:val="006521F4"/>
    <w:rsid w:val="00652BF2"/>
    <w:rsid w:val="00652FFD"/>
    <w:rsid w:val="00654B89"/>
    <w:rsid w:val="00655673"/>
    <w:rsid w:val="006605B7"/>
    <w:rsid w:val="00663176"/>
    <w:rsid w:val="00665F56"/>
    <w:rsid w:val="00666825"/>
    <w:rsid w:val="00667815"/>
    <w:rsid w:val="00670200"/>
    <w:rsid w:val="006707D3"/>
    <w:rsid w:val="0067087F"/>
    <w:rsid w:val="0067288B"/>
    <w:rsid w:val="00675758"/>
    <w:rsid w:val="00677CE6"/>
    <w:rsid w:val="0068199F"/>
    <w:rsid w:val="00684264"/>
    <w:rsid w:val="00685F2F"/>
    <w:rsid w:val="006874E6"/>
    <w:rsid w:val="00691E91"/>
    <w:rsid w:val="0069444D"/>
    <w:rsid w:val="00695883"/>
    <w:rsid w:val="006A53AA"/>
    <w:rsid w:val="006A7407"/>
    <w:rsid w:val="006B508A"/>
    <w:rsid w:val="006B6A97"/>
    <w:rsid w:val="006B7C4C"/>
    <w:rsid w:val="006C0BF7"/>
    <w:rsid w:val="006C1B91"/>
    <w:rsid w:val="006C5D10"/>
    <w:rsid w:val="006C69F5"/>
    <w:rsid w:val="006D290B"/>
    <w:rsid w:val="006D3691"/>
    <w:rsid w:val="006E1B6F"/>
    <w:rsid w:val="006E5818"/>
    <w:rsid w:val="006F1238"/>
    <w:rsid w:val="00701D76"/>
    <w:rsid w:val="007034F2"/>
    <w:rsid w:val="0070680F"/>
    <w:rsid w:val="00707867"/>
    <w:rsid w:val="00710928"/>
    <w:rsid w:val="007127A4"/>
    <w:rsid w:val="00713E5F"/>
    <w:rsid w:val="007143D9"/>
    <w:rsid w:val="00717333"/>
    <w:rsid w:val="007177F6"/>
    <w:rsid w:val="00721CF2"/>
    <w:rsid w:val="007304A4"/>
    <w:rsid w:val="00741F84"/>
    <w:rsid w:val="00744FC6"/>
    <w:rsid w:val="00746201"/>
    <w:rsid w:val="007462BC"/>
    <w:rsid w:val="00747646"/>
    <w:rsid w:val="007477F6"/>
    <w:rsid w:val="00747E22"/>
    <w:rsid w:val="00747EBC"/>
    <w:rsid w:val="0075269D"/>
    <w:rsid w:val="00752897"/>
    <w:rsid w:val="0075359D"/>
    <w:rsid w:val="0075798C"/>
    <w:rsid w:val="00762E91"/>
    <w:rsid w:val="00765BC8"/>
    <w:rsid w:val="007676D6"/>
    <w:rsid w:val="007726D7"/>
    <w:rsid w:val="00773DF9"/>
    <w:rsid w:val="007755BC"/>
    <w:rsid w:val="00785D42"/>
    <w:rsid w:val="00790A29"/>
    <w:rsid w:val="00792967"/>
    <w:rsid w:val="007932EE"/>
    <w:rsid w:val="00794622"/>
    <w:rsid w:val="00796B4F"/>
    <w:rsid w:val="00797486"/>
    <w:rsid w:val="007A014F"/>
    <w:rsid w:val="007A1D43"/>
    <w:rsid w:val="007A3F64"/>
    <w:rsid w:val="007A747D"/>
    <w:rsid w:val="007B06DC"/>
    <w:rsid w:val="007B58E4"/>
    <w:rsid w:val="007C2F30"/>
    <w:rsid w:val="007C6D79"/>
    <w:rsid w:val="007D2698"/>
    <w:rsid w:val="007D5A83"/>
    <w:rsid w:val="007D6784"/>
    <w:rsid w:val="007D7C69"/>
    <w:rsid w:val="007E2FAD"/>
    <w:rsid w:val="007F3137"/>
    <w:rsid w:val="007F6434"/>
    <w:rsid w:val="007F75E7"/>
    <w:rsid w:val="0080073F"/>
    <w:rsid w:val="00810144"/>
    <w:rsid w:val="008136BB"/>
    <w:rsid w:val="00815005"/>
    <w:rsid w:val="00815BFB"/>
    <w:rsid w:val="0083031E"/>
    <w:rsid w:val="008422B9"/>
    <w:rsid w:val="00864DD8"/>
    <w:rsid w:val="00866B9F"/>
    <w:rsid w:val="00870DD5"/>
    <w:rsid w:val="00871DCA"/>
    <w:rsid w:val="00876A16"/>
    <w:rsid w:val="008806C3"/>
    <w:rsid w:val="00881F51"/>
    <w:rsid w:val="008828F4"/>
    <w:rsid w:val="008836A5"/>
    <w:rsid w:val="008849BA"/>
    <w:rsid w:val="00886F3D"/>
    <w:rsid w:val="00887104"/>
    <w:rsid w:val="00887778"/>
    <w:rsid w:val="00887F5F"/>
    <w:rsid w:val="00890F0C"/>
    <w:rsid w:val="008931F5"/>
    <w:rsid w:val="00893AAF"/>
    <w:rsid w:val="00895970"/>
    <w:rsid w:val="00896A4B"/>
    <w:rsid w:val="008A3077"/>
    <w:rsid w:val="008A67E2"/>
    <w:rsid w:val="008C0068"/>
    <w:rsid w:val="008C0B7F"/>
    <w:rsid w:val="008C0C40"/>
    <w:rsid w:val="008C0E05"/>
    <w:rsid w:val="008C5C2C"/>
    <w:rsid w:val="008D164A"/>
    <w:rsid w:val="008D25D1"/>
    <w:rsid w:val="008D61E7"/>
    <w:rsid w:val="008D79DD"/>
    <w:rsid w:val="008E0224"/>
    <w:rsid w:val="008F3D74"/>
    <w:rsid w:val="0090423B"/>
    <w:rsid w:val="009050CE"/>
    <w:rsid w:val="0090561A"/>
    <w:rsid w:val="00910786"/>
    <w:rsid w:val="00914998"/>
    <w:rsid w:val="00917CD4"/>
    <w:rsid w:val="00920024"/>
    <w:rsid w:val="009255DD"/>
    <w:rsid w:val="00935F1F"/>
    <w:rsid w:val="00943633"/>
    <w:rsid w:val="00943D63"/>
    <w:rsid w:val="00952540"/>
    <w:rsid w:val="009636CD"/>
    <w:rsid w:val="00965AA8"/>
    <w:rsid w:val="00966B5B"/>
    <w:rsid w:val="00972372"/>
    <w:rsid w:val="00973323"/>
    <w:rsid w:val="00973741"/>
    <w:rsid w:val="00974164"/>
    <w:rsid w:val="009747DF"/>
    <w:rsid w:val="00980E0F"/>
    <w:rsid w:val="00981A1D"/>
    <w:rsid w:val="0098586C"/>
    <w:rsid w:val="00994563"/>
    <w:rsid w:val="0099773F"/>
    <w:rsid w:val="009A0044"/>
    <w:rsid w:val="009A25BA"/>
    <w:rsid w:val="009B0DD2"/>
    <w:rsid w:val="009B36D3"/>
    <w:rsid w:val="009B4A3A"/>
    <w:rsid w:val="009B4F99"/>
    <w:rsid w:val="009C29F8"/>
    <w:rsid w:val="009C5D4A"/>
    <w:rsid w:val="009C5F85"/>
    <w:rsid w:val="009D3D1B"/>
    <w:rsid w:val="009D44B1"/>
    <w:rsid w:val="009D54D4"/>
    <w:rsid w:val="009D689C"/>
    <w:rsid w:val="009E147A"/>
    <w:rsid w:val="009E17E3"/>
    <w:rsid w:val="009E50FC"/>
    <w:rsid w:val="009F04D9"/>
    <w:rsid w:val="009F4028"/>
    <w:rsid w:val="009F559F"/>
    <w:rsid w:val="00A01E62"/>
    <w:rsid w:val="00A02ABB"/>
    <w:rsid w:val="00A03FEA"/>
    <w:rsid w:val="00A053A7"/>
    <w:rsid w:val="00A07C03"/>
    <w:rsid w:val="00A12894"/>
    <w:rsid w:val="00A13160"/>
    <w:rsid w:val="00A13F07"/>
    <w:rsid w:val="00A1459F"/>
    <w:rsid w:val="00A148EF"/>
    <w:rsid w:val="00A173F1"/>
    <w:rsid w:val="00A200C8"/>
    <w:rsid w:val="00A20AA4"/>
    <w:rsid w:val="00A2519F"/>
    <w:rsid w:val="00A26533"/>
    <w:rsid w:val="00A266E9"/>
    <w:rsid w:val="00A348E1"/>
    <w:rsid w:val="00A35503"/>
    <w:rsid w:val="00A3608E"/>
    <w:rsid w:val="00A40C7A"/>
    <w:rsid w:val="00A4119C"/>
    <w:rsid w:val="00A50686"/>
    <w:rsid w:val="00A573FB"/>
    <w:rsid w:val="00A6189F"/>
    <w:rsid w:val="00A65320"/>
    <w:rsid w:val="00A70133"/>
    <w:rsid w:val="00A71E3E"/>
    <w:rsid w:val="00A73B92"/>
    <w:rsid w:val="00A852C6"/>
    <w:rsid w:val="00A90E45"/>
    <w:rsid w:val="00A91401"/>
    <w:rsid w:val="00A915E7"/>
    <w:rsid w:val="00A92926"/>
    <w:rsid w:val="00A972A4"/>
    <w:rsid w:val="00A97B2E"/>
    <w:rsid w:val="00AA1B65"/>
    <w:rsid w:val="00AA7D1A"/>
    <w:rsid w:val="00AB5BB3"/>
    <w:rsid w:val="00AC4D53"/>
    <w:rsid w:val="00AC6093"/>
    <w:rsid w:val="00AD1F05"/>
    <w:rsid w:val="00AD3DF5"/>
    <w:rsid w:val="00AD3E8A"/>
    <w:rsid w:val="00AD64C0"/>
    <w:rsid w:val="00AD7ED3"/>
    <w:rsid w:val="00AE0ACD"/>
    <w:rsid w:val="00AF2E10"/>
    <w:rsid w:val="00B04B44"/>
    <w:rsid w:val="00B05CA1"/>
    <w:rsid w:val="00B07D08"/>
    <w:rsid w:val="00B10A87"/>
    <w:rsid w:val="00B118A0"/>
    <w:rsid w:val="00B12661"/>
    <w:rsid w:val="00B126FD"/>
    <w:rsid w:val="00B15799"/>
    <w:rsid w:val="00B158AB"/>
    <w:rsid w:val="00B16079"/>
    <w:rsid w:val="00B17C19"/>
    <w:rsid w:val="00B25309"/>
    <w:rsid w:val="00B257FC"/>
    <w:rsid w:val="00B276AA"/>
    <w:rsid w:val="00B27E66"/>
    <w:rsid w:val="00B30E64"/>
    <w:rsid w:val="00B35078"/>
    <w:rsid w:val="00B35F05"/>
    <w:rsid w:val="00B35F5E"/>
    <w:rsid w:val="00B370F3"/>
    <w:rsid w:val="00B44AC2"/>
    <w:rsid w:val="00B47AE8"/>
    <w:rsid w:val="00B508D7"/>
    <w:rsid w:val="00B5141A"/>
    <w:rsid w:val="00B52231"/>
    <w:rsid w:val="00B52729"/>
    <w:rsid w:val="00B5558F"/>
    <w:rsid w:val="00B561B6"/>
    <w:rsid w:val="00B57E97"/>
    <w:rsid w:val="00B60C8B"/>
    <w:rsid w:val="00B64BA8"/>
    <w:rsid w:val="00B66011"/>
    <w:rsid w:val="00B663F8"/>
    <w:rsid w:val="00B72C90"/>
    <w:rsid w:val="00B73A65"/>
    <w:rsid w:val="00B75571"/>
    <w:rsid w:val="00B767D9"/>
    <w:rsid w:val="00B80772"/>
    <w:rsid w:val="00B8103A"/>
    <w:rsid w:val="00B81A7D"/>
    <w:rsid w:val="00B82BE8"/>
    <w:rsid w:val="00B915D4"/>
    <w:rsid w:val="00BA22DB"/>
    <w:rsid w:val="00BA28B6"/>
    <w:rsid w:val="00BA3C74"/>
    <w:rsid w:val="00BA5D32"/>
    <w:rsid w:val="00BB0B80"/>
    <w:rsid w:val="00BB0E68"/>
    <w:rsid w:val="00BB28E3"/>
    <w:rsid w:val="00BB57F7"/>
    <w:rsid w:val="00BB67F6"/>
    <w:rsid w:val="00BB7E42"/>
    <w:rsid w:val="00BC12A3"/>
    <w:rsid w:val="00BD062F"/>
    <w:rsid w:val="00BD0ADC"/>
    <w:rsid w:val="00BD29C4"/>
    <w:rsid w:val="00BD7F7E"/>
    <w:rsid w:val="00BE0A7E"/>
    <w:rsid w:val="00BE2BB3"/>
    <w:rsid w:val="00BE531C"/>
    <w:rsid w:val="00BF22BE"/>
    <w:rsid w:val="00BF2B5B"/>
    <w:rsid w:val="00BF65B6"/>
    <w:rsid w:val="00C004BA"/>
    <w:rsid w:val="00C04233"/>
    <w:rsid w:val="00C04255"/>
    <w:rsid w:val="00C06C1F"/>
    <w:rsid w:val="00C10089"/>
    <w:rsid w:val="00C12E17"/>
    <w:rsid w:val="00C141AA"/>
    <w:rsid w:val="00C16909"/>
    <w:rsid w:val="00C26B35"/>
    <w:rsid w:val="00C333EC"/>
    <w:rsid w:val="00C345AD"/>
    <w:rsid w:val="00C37F34"/>
    <w:rsid w:val="00C453BB"/>
    <w:rsid w:val="00C518C1"/>
    <w:rsid w:val="00C52A6F"/>
    <w:rsid w:val="00C52CBE"/>
    <w:rsid w:val="00C56031"/>
    <w:rsid w:val="00C604F5"/>
    <w:rsid w:val="00C669AD"/>
    <w:rsid w:val="00C80A06"/>
    <w:rsid w:val="00C82152"/>
    <w:rsid w:val="00C8238D"/>
    <w:rsid w:val="00C840F1"/>
    <w:rsid w:val="00C85D79"/>
    <w:rsid w:val="00C8606C"/>
    <w:rsid w:val="00C90F16"/>
    <w:rsid w:val="00C91285"/>
    <w:rsid w:val="00CA1B75"/>
    <w:rsid w:val="00CA61A2"/>
    <w:rsid w:val="00CA653D"/>
    <w:rsid w:val="00CA7E6E"/>
    <w:rsid w:val="00CB2483"/>
    <w:rsid w:val="00CB4A2D"/>
    <w:rsid w:val="00CB6099"/>
    <w:rsid w:val="00CB687D"/>
    <w:rsid w:val="00CB73A2"/>
    <w:rsid w:val="00CC35D9"/>
    <w:rsid w:val="00CC5D75"/>
    <w:rsid w:val="00CD6A0E"/>
    <w:rsid w:val="00CE05DA"/>
    <w:rsid w:val="00CF5235"/>
    <w:rsid w:val="00CF6785"/>
    <w:rsid w:val="00CF6D25"/>
    <w:rsid w:val="00CF7F54"/>
    <w:rsid w:val="00D0317E"/>
    <w:rsid w:val="00D05A7B"/>
    <w:rsid w:val="00D132DA"/>
    <w:rsid w:val="00D20692"/>
    <w:rsid w:val="00D2769A"/>
    <w:rsid w:val="00D300FB"/>
    <w:rsid w:val="00D30D18"/>
    <w:rsid w:val="00D3425E"/>
    <w:rsid w:val="00D34C8C"/>
    <w:rsid w:val="00D40171"/>
    <w:rsid w:val="00D413B6"/>
    <w:rsid w:val="00D44595"/>
    <w:rsid w:val="00D45D66"/>
    <w:rsid w:val="00D54576"/>
    <w:rsid w:val="00D55C49"/>
    <w:rsid w:val="00D56F44"/>
    <w:rsid w:val="00D60595"/>
    <w:rsid w:val="00D6578D"/>
    <w:rsid w:val="00D72A89"/>
    <w:rsid w:val="00D77052"/>
    <w:rsid w:val="00D85558"/>
    <w:rsid w:val="00D87E1A"/>
    <w:rsid w:val="00D901F4"/>
    <w:rsid w:val="00D911B6"/>
    <w:rsid w:val="00D93313"/>
    <w:rsid w:val="00D95288"/>
    <w:rsid w:val="00D95A65"/>
    <w:rsid w:val="00D95C87"/>
    <w:rsid w:val="00DA2E3C"/>
    <w:rsid w:val="00DA7CEA"/>
    <w:rsid w:val="00DB1F69"/>
    <w:rsid w:val="00DB49F3"/>
    <w:rsid w:val="00DC0B1A"/>
    <w:rsid w:val="00DC25A6"/>
    <w:rsid w:val="00DC69DE"/>
    <w:rsid w:val="00DC7986"/>
    <w:rsid w:val="00DD2EE6"/>
    <w:rsid w:val="00DE35E1"/>
    <w:rsid w:val="00DE590E"/>
    <w:rsid w:val="00DE63D4"/>
    <w:rsid w:val="00DE7A64"/>
    <w:rsid w:val="00DF39FA"/>
    <w:rsid w:val="00DF50A5"/>
    <w:rsid w:val="00E0123E"/>
    <w:rsid w:val="00E02D91"/>
    <w:rsid w:val="00E11B5D"/>
    <w:rsid w:val="00E11CD5"/>
    <w:rsid w:val="00E17577"/>
    <w:rsid w:val="00E178EC"/>
    <w:rsid w:val="00E17CCF"/>
    <w:rsid w:val="00E20813"/>
    <w:rsid w:val="00E216BC"/>
    <w:rsid w:val="00E21C3C"/>
    <w:rsid w:val="00E24157"/>
    <w:rsid w:val="00E324B5"/>
    <w:rsid w:val="00E330EB"/>
    <w:rsid w:val="00E33E85"/>
    <w:rsid w:val="00E354D4"/>
    <w:rsid w:val="00E40EAE"/>
    <w:rsid w:val="00E44DC7"/>
    <w:rsid w:val="00E503FE"/>
    <w:rsid w:val="00E511F0"/>
    <w:rsid w:val="00E52956"/>
    <w:rsid w:val="00E60F9D"/>
    <w:rsid w:val="00E6399F"/>
    <w:rsid w:val="00E66D0C"/>
    <w:rsid w:val="00E67069"/>
    <w:rsid w:val="00E73B5E"/>
    <w:rsid w:val="00E75649"/>
    <w:rsid w:val="00E872DC"/>
    <w:rsid w:val="00E90EEB"/>
    <w:rsid w:val="00E934B4"/>
    <w:rsid w:val="00E94E72"/>
    <w:rsid w:val="00EA0BE8"/>
    <w:rsid w:val="00EA0F84"/>
    <w:rsid w:val="00EA25AB"/>
    <w:rsid w:val="00EA27B9"/>
    <w:rsid w:val="00EA687B"/>
    <w:rsid w:val="00EB1125"/>
    <w:rsid w:val="00EB2A6F"/>
    <w:rsid w:val="00EB4922"/>
    <w:rsid w:val="00EB4D7F"/>
    <w:rsid w:val="00EB5C95"/>
    <w:rsid w:val="00EC3005"/>
    <w:rsid w:val="00EC7344"/>
    <w:rsid w:val="00ED369A"/>
    <w:rsid w:val="00ED3748"/>
    <w:rsid w:val="00ED7353"/>
    <w:rsid w:val="00ED7C28"/>
    <w:rsid w:val="00ED7EE6"/>
    <w:rsid w:val="00EE4419"/>
    <w:rsid w:val="00EE5C50"/>
    <w:rsid w:val="00EF1E25"/>
    <w:rsid w:val="00EF3E3F"/>
    <w:rsid w:val="00EF4549"/>
    <w:rsid w:val="00F04D7F"/>
    <w:rsid w:val="00F17A60"/>
    <w:rsid w:val="00F22E21"/>
    <w:rsid w:val="00F27B6F"/>
    <w:rsid w:val="00F27F0F"/>
    <w:rsid w:val="00F31E96"/>
    <w:rsid w:val="00F36183"/>
    <w:rsid w:val="00F3677A"/>
    <w:rsid w:val="00F36F39"/>
    <w:rsid w:val="00F4378A"/>
    <w:rsid w:val="00F46737"/>
    <w:rsid w:val="00F47057"/>
    <w:rsid w:val="00F523F0"/>
    <w:rsid w:val="00F56082"/>
    <w:rsid w:val="00F57E7F"/>
    <w:rsid w:val="00F61825"/>
    <w:rsid w:val="00F63836"/>
    <w:rsid w:val="00F665AA"/>
    <w:rsid w:val="00F67C24"/>
    <w:rsid w:val="00F700AA"/>
    <w:rsid w:val="00F70670"/>
    <w:rsid w:val="00F746EB"/>
    <w:rsid w:val="00F83798"/>
    <w:rsid w:val="00F8410C"/>
    <w:rsid w:val="00F84F6F"/>
    <w:rsid w:val="00F85796"/>
    <w:rsid w:val="00F86B50"/>
    <w:rsid w:val="00F90AB2"/>
    <w:rsid w:val="00F935EC"/>
    <w:rsid w:val="00F93A14"/>
    <w:rsid w:val="00F94B44"/>
    <w:rsid w:val="00F95274"/>
    <w:rsid w:val="00F976A3"/>
    <w:rsid w:val="00FA02C8"/>
    <w:rsid w:val="00FA2F10"/>
    <w:rsid w:val="00FB7E9B"/>
    <w:rsid w:val="00FC7CB8"/>
    <w:rsid w:val="00FD0A44"/>
    <w:rsid w:val="00FE0D9D"/>
    <w:rsid w:val="00FE6419"/>
    <w:rsid w:val="00FF1053"/>
    <w:rsid w:val="00FF180A"/>
    <w:rsid w:val="00FF3D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4506"/>
  <w15:chartTrackingRefBased/>
  <w15:docId w15:val="{BBACE6FF-AF36-44EA-B23B-971F3386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278"/>
    <w:pPr>
      <w:spacing w:after="0" w:line="240" w:lineRule="auto"/>
    </w:pPr>
  </w:style>
  <w:style w:type="paragraph" w:styleId="Heading1">
    <w:name w:val="heading 1"/>
    <w:basedOn w:val="Normal"/>
    <w:next w:val="Normal"/>
    <w:link w:val="Heading1Char"/>
    <w:uiPriority w:val="9"/>
    <w:qFormat/>
    <w:rsid w:val="006E58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581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3E8A"/>
    <w:pPr>
      <w:keepNext/>
      <w:keepLines/>
      <w:spacing w:before="4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B1F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444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78D"/>
    <w:pPr>
      <w:ind w:left="720"/>
      <w:contextualSpacing/>
    </w:pPr>
  </w:style>
  <w:style w:type="character" w:styleId="HTMLCite">
    <w:name w:val="HTML Cite"/>
    <w:basedOn w:val="DefaultParagraphFont"/>
    <w:uiPriority w:val="99"/>
    <w:semiHidden/>
    <w:unhideWhenUsed/>
    <w:rsid w:val="00C06C1F"/>
    <w:rPr>
      <w:i/>
      <w:iCs/>
    </w:rPr>
  </w:style>
  <w:style w:type="paragraph" w:styleId="BalloonText">
    <w:name w:val="Balloon Text"/>
    <w:basedOn w:val="Normal"/>
    <w:link w:val="BalloonTextChar"/>
    <w:uiPriority w:val="99"/>
    <w:semiHidden/>
    <w:unhideWhenUsed/>
    <w:rsid w:val="006E58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5818"/>
    <w:rPr>
      <w:rFonts w:ascii="Segoe UI" w:hAnsi="Segoe UI" w:cs="Segoe UI"/>
      <w:sz w:val="18"/>
      <w:szCs w:val="18"/>
    </w:rPr>
  </w:style>
  <w:style w:type="character" w:customStyle="1" w:styleId="Heading1Char">
    <w:name w:val="Heading 1 Char"/>
    <w:basedOn w:val="DefaultParagraphFont"/>
    <w:link w:val="Heading1"/>
    <w:uiPriority w:val="9"/>
    <w:rsid w:val="006E58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581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30535"/>
    <w:pPr>
      <w:spacing w:after="100"/>
    </w:pPr>
  </w:style>
  <w:style w:type="paragraph" w:styleId="TOC2">
    <w:name w:val="toc 2"/>
    <w:basedOn w:val="Normal"/>
    <w:next w:val="Normal"/>
    <w:autoRedefine/>
    <w:uiPriority w:val="39"/>
    <w:unhideWhenUsed/>
    <w:rsid w:val="00430535"/>
    <w:pPr>
      <w:spacing w:after="100"/>
      <w:ind w:left="220"/>
    </w:pPr>
  </w:style>
  <w:style w:type="character" w:styleId="Hyperlink">
    <w:name w:val="Hyperlink"/>
    <w:basedOn w:val="DefaultParagraphFont"/>
    <w:uiPriority w:val="99"/>
    <w:unhideWhenUsed/>
    <w:rsid w:val="00430535"/>
    <w:rPr>
      <w:color w:val="0563C1" w:themeColor="hyperlink"/>
      <w:u w:val="single"/>
    </w:rPr>
  </w:style>
  <w:style w:type="character" w:customStyle="1" w:styleId="Heading3Char">
    <w:name w:val="Heading 3 Char"/>
    <w:basedOn w:val="DefaultParagraphFont"/>
    <w:link w:val="Heading3"/>
    <w:uiPriority w:val="9"/>
    <w:rsid w:val="00AD3E8A"/>
    <w:rPr>
      <w:rFonts w:asciiTheme="majorHAnsi" w:eastAsiaTheme="majorEastAsia" w:hAnsiTheme="majorHAnsi" w:cstheme="majorBidi"/>
      <w:color w:val="2E74B5" w:themeColor="accent1" w:themeShade="BF"/>
      <w:sz w:val="24"/>
      <w:szCs w:val="24"/>
    </w:rPr>
  </w:style>
  <w:style w:type="paragraph" w:styleId="TOC3">
    <w:name w:val="toc 3"/>
    <w:basedOn w:val="Normal"/>
    <w:next w:val="Normal"/>
    <w:autoRedefine/>
    <w:uiPriority w:val="39"/>
    <w:unhideWhenUsed/>
    <w:rsid w:val="000D116A"/>
    <w:pPr>
      <w:spacing w:after="100"/>
      <w:ind w:left="440"/>
    </w:pPr>
  </w:style>
  <w:style w:type="character" w:customStyle="1" w:styleId="Heading4Char">
    <w:name w:val="Heading 4 Char"/>
    <w:basedOn w:val="DefaultParagraphFont"/>
    <w:link w:val="Heading4"/>
    <w:uiPriority w:val="9"/>
    <w:rsid w:val="00DB1F69"/>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DB1F69"/>
    <w:pPr>
      <w:spacing w:after="100"/>
      <w:ind w:left="660"/>
    </w:pPr>
  </w:style>
  <w:style w:type="paragraph" w:styleId="Title">
    <w:name w:val="Title"/>
    <w:basedOn w:val="Normal"/>
    <w:next w:val="Normal"/>
    <w:link w:val="TitleChar"/>
    <w:uiPriority w:val="10"/>
    <w:qFormat/>
    <w:rsid w:val="00DB1F6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F69"/>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174446"/>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081AA7"/>
    <w:pPr>
      <w:spacing w:after="100"/>
      <w:ind w:left="880"/>
    </w:pPr>
  </w:style>
  <w:style w:type="table" w:styleId="TableGrid">
    <w:name w:val="Table Grid"/>
    <w:basedOn w:val="TableNormal"/>
    <w:uiPriority w:val="39"/>
    <w:rsid w:val="0047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0B7F"/>
    <w:rPr>
      <w:sz w:val="16"/>
      <w:szCs w:val="16"/>
    </w:rPr>
  </w:style>
  <w:style w:type="paragraph" w:styleId="CommentText">
    <w:name w:val="annotation text"/>
    <w:basedOn w:val="Normal"/>
    <w:link w:val="CommentTextChar"/>
    <w:uiPriority w:val="99"/>
    <w:semiHidden/>
    <w:unhideWhenUsed/>
    <w:rsid w:val="008C0B7F"/>
    <w:rPr>
      <w:sz w:val="20"/>
      <w:szCs w:val="20"/>
    </w:rPr>
  </w:style>
  <w:style w:type="character" w:customStyle="1" w:styleId="CommentTextChar">
    <w:name w:val="Comment Text Char"/>
    <w:basedOn w:val="DefaultParagraphFont"/>
    <w:link w:val="CommentText"/>
    <w:uiPriority w:val="99"/>
    <w:semiHidden/>
    <w:rsid w:val="008C0B7F"/>
    <w:rPr>
      <w:sz w:val="20"/>
      <w:szCs w:val="20"/>
    </w:rPr>
  </w:style>
  <w:style w:type="paragraph" w:styleId="CommentSubject">
    <w:name w:val="annotation subject"/>
    <w:basedOn w:val="CommentText"/>
    <w:next w:val="CommentText"/>
    <w:link w:val="CommentSubjectChar"/>
    <w:uiPriority w:val="99"/>
    <w:semiHidden/>
    <w:unhideWhenUsed/>
    <w:rsid w:val="008C0B7F"/>
    <w:rPr>
      <w:b/>
      <w:bCs/>
    </w:rPr>
  </w:style>
  <w:style w:type="character" w:customStyle="1" w:styleId="CommentSubjectChar">
    <w:name w:val="Comment Subject Char"/>
    <w:basedOn w:val="CommentTextChar"/>
    <w:link w:val="CommentSubject"/>
    <w:uiPriority w:val="99"/>
    <w:semiHidden/>
    <w:rsid w:val="008C0B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2888">
      <w:bodyDiv w:val="1"/>
      <w:marLeft w:val="0"/>
      <w:marRight w:val="0"/>
      <w:marTop w:val="0"/>
      <w:marBottom w:val="0"/>
      <w:divBdr>
        <w:top w:val="none" w:sz="0" w:space="0" w:color="auto"/>
        <w:left w:val="none" w:sz="0" w:space="0" w:color="auto"/>
        <w:bottom w:val="none" w:sz="0" w:space="0" w:color="auto"/>
        <w:right w:val="none" w:sz="0" w:space="0" w:color="auto"/>
      </w:divBdr>
    </w:div>
    <w:div w:id="61753301">
      <w:bodyDiv w:val="1"/>
      <w:marLeft w:val="0"/>
      <w:marRight w:val="0"/>
      <w:marTop w:val="0"/>
      <w:marBottom w:val="0"/>
      <w:divBdr>
        <w:top w:val="none" w:sz="0" w:space="0" w:color="auto"/>
        <w:left w:val="none" w:sz="0" w:space="0" w:color="auto"/>
        <w:bottom w:val="none" w:sz="0" w:space="0" w:color="auto"/>
        <w:right w:val="none" w:sz="0" w:space="0" w:color="auto"/>
      </w:divBdr>
    </w:div>
    <w:div w:id="760832868">
      <w:bodyDiv w:val="1"/>
      <w:marLeft w:val="0"/>
      <w:marRight w:val="0"/>
      <w:marTop w:val="0"/>
      <w:marBottom w:val="0"/>
      <w:divBdr>
        <w:top w:val="none" w:sz="0" w:space="0" w:color="auto"/>
        <w:left w:val="none" w:sz="0" w:space="0" w:color="auto"/>
        <w:bottom w:val="none" w:sz="0" w:space="0" w:color="auto"/>
        <w:right w:val="none" w:sz="0" w:space="0" w:color="auto"/>
      </w:divBdr>
      <w:divsChild>
        <w:div w:id="798188413">
          <w:marLeft w:val="806"/>
          <w:marRight w:val="0"/>
          <w:marTop w:val="200"/>
          <w:marBottom w:val="0"/>
          <w:divBdr>
            <w:top w:val="none" w:sz="0" w:space="0" w:color="auto"/>
            <w:left w:val="none" w:sz="0" w:space="0" w:color="auto"/>
            <w:bottom w:val="none" w:sz="0" w:space="0" w:color="auto"/>
            <w:right w:val="none" w:sz="0" w:space="0" w:color="auto"/>
          </w:divBdr>
        </w:div>
        <w:div w:id="1813525606">
          <w:marLeft w:val="806"/>
          <w:marRight w:val="0"/>
          <w:marTop w:val="200"/>
          <w:marBottom w:val="0"/>
          <w:divBdr>
            <w:top w:val="none" w:sz="0" w:space="0" w:color="auto"/>
            <w:left w:val="none" w:sz="0" w:space="0" w:color="auto"/>
            <w:bottom w:val="none" w:sz="0" w:space="0" w:color="auto"/>
            <w:right w:val="none" w:sz="0" w:space="0" w:color="auto"/>
          </w:divBdr>
        </w:div>
        <w:div w:id="1290631061">
          <w:marLeft w:val="806"/>
          <w:marRight w:val="0"/>
          <w:marTop w:val="200"/>
          <w:marBottom w:val="0"/>
          <w:divBdr>
            <w:top w:val="none" w:sz="0" w:space="0" w:color="auto"/>
            <w:left w:val="none" w:sz="0" w:space="0" w:color="auto"/>
            <w:bottom w:val="none" w:sz="0" w:space="0" w:color="auto"/>
            <w:right w:val="none" w:sz="0" w:space="0" w:color="auto"/>
          </w:divBdr>
        </w:div>
        <w:div w:id="262106080">
          <w:marLeft w:val="806"/>
          <w:marRight w:val="0"/>
          <w:marTop w:val="200"/>
          <w:marBottom w:val="0"/>
          <w:divBdr>
            <w:top w:val="none" w:sz="0" w:space="0" w:color="auto"/>
            <w:left w:val="none" w:sz="0" w:space="0" w:color="auto"/>
            <w:bottom w:val="none" w:sz="0" w:space="0" w:color="auto"/>
            <w:right w:val="none" w:sz="0" w:space="0" w:color="auto"/>
          </w:divBdr>
        </w:div>
        <w:div w:id="1149177823">
          <w:marLeft w:val="806"/>
          <w:marRight w:val="0"/>
          <w:marTop w:val="200"/>
          <w:marBottom w:val="0"/>
          <w:divBdr>
            <w:top w:val="none" w:sz="0" w:space="0" w:color="auto"/>
            <w:left w:val="none" w:sz="0" w:space="0" w:color="auto"/>
            <w:bottom w:val="none" w:sz="0" w:space="0" w:color="auto"/>
            <w:right w:val="none" w:sz="0" w:space="0" w:color="auto"/>
          </w:divBdr>
        </w:div>
        <w:div w:id="1827355039">
          <w:marLeft w:val="806"/>
          <w:marRight w:val="0"/>
          <w:marTop w:val="200"/>
          <w:marBottom w:val="0"/>
          <w:divBdr>
            <w:top w:val="none" w:sz="0" w:space="0" w:color="auto"/>
            <w:left w:val="none" w:sz="0" w:space="0" w:color="auto"/>
            <w:bottom w:val="none" w:sz="0" w:space="0" w:color="auto"/>
            <w:right w:val="none" w:sz="0" w:space="0" w:color="auto"/>
          </w:divBdr>
        </w:div>
      </w:divsChild>
    </w:div>
    <w:div w:id="859008231">
      <w:bodyDiv w:val="1"/>
      <w:marLeft w:val="0"/>
      <w:marRight w:val="0"/>
      <w:marTop w:val="0"/>
      <w:marBottom w:val="0"/>
      <w:divBdr>
        <w:top w:val="none" w:sz="0" w:space="0" w:color="auto"/>
        <w:left w:val="none" w:sz="0" w:space="0" w:color="auto"/>
        <w:bottom w:val="none" w:sz="0" w:space="0" w:color="auto"/>
        <w:right w:val="none" w:sz="0" w:space="0" w:color="auto"/>
      </w:divBdr>
    </w:div>
    <w:div w:id="1115056393">
      <w:bodyDiv w:val="1"/>
      <w:marLeft w:val="0"/>
      <w:marRight w:val="0"/>
      <w:marTop w:val="0"/>
      <w:marBottom w:val="0"/>
      <w:divBdr>
        <w:top w:val="none" w:sz="0" w:space="0" w:color="auto"/>
        <w:left w:val="none" w:sz="0" w:space="0" w:color="auto"/>
        <w:bottom w:val="none" w:sz="0" w:space="0" w:color="auto"/>
        <w:right w:val="none" w:sz="0" w:space="0" w:color="auto"/>
      </w:divBdr>
      <w:divsChild>
        <w:div w:id="797526257">
          <w:marLeft w:val="360"/>
          <w:marRight w:val="0"/>
          <w:marTop w:val="200"/>
          <w:marBottom w:val="0"/>
          <w:divBdr>
            <w:top w:val="none" w:sz="0" w:space="0" w:color="auto"/>
            <w:left w:val="none" w:sz="0" w:space="0" w:color="auto"/>
            <w:bottom w:val="none" w:sz="0" w:space="0" w:color="auto"/>
            <w:right w:val="none" w:sz="0" w:space="0" w:color="auto"/>
          </w:divBdr>
        </w:div>
        <w:div w:id="656685195">
          <w:marLeft w:val="360"/>
          <w:marRight w:val="0"/>
          <w:marTop w:val="200"/>
          <w:marBottom w:val="0"/>
          <w:divBdr>
            <w:top w:val="none" w:sz="0" w:space="0" w:color="auto"/>
            <w:left w:val="none" w:sz="0" w:space="0" w:color="auto"/>
            <w:bottom w:val="none" w:sz="0" w:space="0" w:color="auto"/>
            <w:right w:val="none" w:sz="0" w:space="0" w:color="auto"/>
          </w:divBdr>
        </w:div>
        <w:div w:id="1275213176">
          <w:marLeft w:val="360"/>
          <w:marRight w:val="0"/>
          <w:marTop w:val="200"/>
          <w:marBottom w:val="0"/>
          <w:divBdr>
            <w:top w:val="none" w:sz="0" w:space="0" w:color="auto"/>
            <w:left w:val="none" w:sz="0" w:space="0" w:color="auto"/>
            <w:bottom w:val="none" w:sz="0" w:space="0" w:color="auto"/>
            <w:right w:val="none" w:sz="0" w:space="0" w:color="auto"/>
          </w:divBdr>
        </w:div>
        <w:div w:id="505829725">
          <w:marLeft w:val="360"/>
          <w:marRight w:val="0"/>
          <w:marTop w:val="200"/>
          <w:marBottom w:val="0"/>
          <w:divBdr>
            <w:top w:val="none" w:sz="0" w:space="0" w:color="auto"/>
            <w:left w:val="none" w:sz="0" w:space="0" w:color="auto"/>
            <w:bottom w:val="none" w:sz="0" w:space="0" w:color="auto"/>
            <w:right w:val="none" w:sz="0" w:space="0" w:color="auto"/>
          </w:divBdr>
        </w:div>
        <w:div w:id="517231034">
          <w:marLeft w:val="360"/>
          <w:marRight w:val="0"/>
          <w:marTop w:val="200"/>
          <w:marBottom w:val="0"/>
          <w:divBdr>
            <w:top w:val="none" w:sz="0" w:space="0" w:color="auto"/>
            <w:left w:val="none" w:sz="0" w:space="0" w:color="auto"/>
            <w:bottom w:val="none" w:sz="0" w:space="0" w:color="auto"/>
            <w:right w:val="none" w:sz="0" w:space="0" w:color="auto"/>
          </w:divBdr>
        </w:div>
        <w:div w:id="921835126">
          <w:marLeft w:val="360"/>
          <w:marRight w:val="0"/>
          <w:marTop w:val="200"/>
          <w:marBottom w:val="0"/>
          <w:divBdr>
            <w:top w:val="none" w:sz="0" w:space="0" w:color="auto"/>
            <w:left w:val="none" w:sz="0" w:space="0" w:color="auto"/>
            <w:bottom w:val="none" w:sz="0" w:space="0" w:color="auto"/>
            <w:right w:val="none" w:sz="0" w:space="0" w:color="auto"/>
          </w:divBdr>
        </w:div>
        <w:div w:id="437679330">
          <w:marLeft w:val="360"/>
          <w:marRight w:val="0"/>
          <w:marTop w:val="200"/>
          <w:marBottom w:val="0"/>
          <w:divBdr>
            <w:top w:val="none" w:sz="0" w:space="0" w:color="auto"/>
            <w:left w:val="none" w:sz="0" w:space="0" w:color="auto"/>
            <w:bottom w:val="none" w:sz="0" w:space="0" w:color="auto"/>
            <w:right w:val="none" w:sz="0" w:space="0" w:color="auto"/>
          </w:divBdr>
        </w:div>
        <w:div w:id="1190990030">
          <w:marLeft w:val="360"/>
          <w:marRight w:val="0"/>
          <w:marTop w:val="200"/>
          <w:marBottom w:val="0"/>
          <w:divBdr>
            <w:top w:val="none" w:sz="0" w:space="0" w:color="auto"/>
            <w:left w:val="none" w:sz="0" w:space="0" w:color="auto"/>
            <w:bottom w:val="none" w:sz="0" w:space="0" w:color="auto"/>
            <w:right w:val="none" w:sz="0" w:space="0" w:color="auto"/>
          </w:divBdr>
        </w:div>
      </w:divsChild>
    </w:div>
    <w:div w:id="1325628302">
      <w:bodyDiv w:val="1"/>
      <w:marLeft w:val="0"/>
      <w:marRight w:val="0"/>
      <w:marTop w:val="0"/>
      <w:marBottom w:val="0"/>
      <w:divBdr>
        <w:top w:val="none" w:sz="0" w:space="0" w:color="auto"/>
        <w:left w:val="none" w:sz="0" w:space="0" w:color="auto"/>
        <w:bottom w:val="none" w:sz="0" w:space="0" w:color="auto"/>
        <w:right w:val="none" w:sz="0" w:space="0" w:color="auto"/>
      </w:divBdr>
      <w:divsChild>
        <w:div w:id="752972547">
          <w:marLeft w:val="360"/>
          <w:marRight w:val="0"/>
          <w:marTop w:val="200"/>
          <w:marBottom w:val="0"/>
          <w:divBdr>
            <w:top w:val="none" w:sz="0" w:space="0" w:color="auto"/>
            <w:left w:val="none" w:sz="0" w:space="0" w:color="auto"/>
            <w:bottom w:val="none" w:sz="0" w:space="0" w:color="auto"/>
            <w:right w:val="none" w:sz="0" w:space="0" w:color="auto"/>
          </w:divBdr>
        </w:div>
        <w:div w:id="1522086414">
          <w:marLeft w:val="360"/>
          <w:marRight w:val="0"/>
          <w:marTop w:val="200"/>
          <w:marBottom w:val="0"/>
          <w:divBdr>
            <w:top w:val="none" w:sz="0" w:space="0" w:color="auto"/>
            <w:left w:val="none" w:sz="0" w:space="0" w:color="auto"/>
            <w:bottom w:val="none" w:sz="0" w:space="0" w:color="auto"/>
            <w:right w:val="none" w:sz="0" w:space="0" w:color="auto"/>
          </w:divBdr>
        </w:div>
        <w:div w:id="67306509">
          <w:marLeft w:val="360"/>
          <w:marRight w:val="0"/>
          <w:marTop w:val="200"/>
          <w:marBottom w:val="0"/>
          <w:divBdr>
            <w:top w:val="none" w:sz="0" w:space="0" w:color="auto"/>
            <w:left w:val="none" w:sz="0" w:space="0" w:color="auto"/>
            <w:bottom w:val="none" w:sz="0" w:space="0" w:color="auto"/>
            <w:right w:val="none" w:sz="0" w:space="0" w:color="auto"/>
          </w:divBdr>
        </w:div>
        <w:div w:id="1769033679">
          <w:marLeft w:val="360"/>
          <w:marRight w:val="0"/>
          <w:marTop w:val="200"/>
          <w:marBottom w:val="0"/>
          <w:divBdr>
            <w:top w:val="none" w:sz="0" w:space="0" w:color="auto"/>
            <w:left w:val="none" w:sz="0" w:space="0" w:color="auto"/>
            <w:bottom w:val="none" w:sz="0" w:space="0" w:color="auto"/>
            <w:right w:val="none" w:sz="0" w:space="0" w:color="auto"/>
          </w:divBdr>
        </w:div>
        <w:div w:id="574820058">
          <w:marLeft w:val="360"/>
          <w:marRight w:val="0"/>
          <w:marTop w:val="200"/>
          <w:marBottom w:val="0"/>
          <w:divBdr>
            <w:top w:val="none" w:sz="0" w:space="0" w:color="auto"/>
            <w:left w:val="none" w:sz="0" w:space="0" w:color="auto"/>
            <w:bottom w:val="none" w:sz="0" w:space="0" w:color="auto"/>
            <w:right w:val="none" w:sz="0" w:space="0" w:color="auto"/>
          </w:divBdr>
        </w:div>
        <w:div w:id="1977947621">
          <w:marLeft w:val="1080"/>
          <w:marRight w:val="0"/>
          <w:marTop w:val="100"/>
          <w:marBottom w:val="0"/>
          <w:divBdr>
            <w:top w:val="none" w:sz="0" w:space="0" w:color="auto"/>
            <w:left w:val="none" w:sz="0" w:space="0" w:color="auto"/>
            <w:bottom w:val="none" w:sz="0" w:space="0" w:color="auto"/>
            <w:right w:val="none" w:sz="0" w:space="0" w:color="auto"/>
          </w:divBdr>
        </w:div>
        <w:div w:id="1918242155">
          <w:marLeft w:val="1080"/>
          <w:marRight w:val="0"/>
          <w:marTop w:val="100"/>
          <w:marBottom w:val="0"/>
          <w:divBdr>
            <w:top w:val="none" w:sz="0" w:space="0" w:color="auto"/>
            <w:left w:val="none" w:sz="0" w:space="0" w:color="auto"/>
            <w:bottom w:val="none" w:sz="0" w:space="0" w:color="auto"/>
            <w:right w:val="none" w:sz="0" w:space="0" w:color="auto"/>
          </w:divBdr>
        </w:div>
        <w:div w:id="443967794">
          <w:marLeft w:val="1080"/>
          <w:marRight w:val="0"/>
          <w:marTop w:val="100"/>
          <w:marBottom w:val="0"/>
          <w:divBdr>
            <w:top w:val="none" w:sz="0" w:space="0" w:color="auto"/>
            <w:left w:val="none" w:sz="0" w:space="0" w:color="auto"/>
            <w:bottom w:val="none" w:sz="0" w:space="0" w:color="auto"/>
            <w:right w:val="none" w:sz="0" w:space="0" w:color="auto"/>
          </w:divBdr>
        </w:div>
        <w:div w:id="210002743">
          <w:marLeft w:val="1080"/>
          <w:marRight w:val="0"/>
          <w:marTop w:val="100"/>
          <w:marBottom w:val="0"/>
          <w:divBdr>
            <w:top w:val="none" w:sz="0" w:space="0" w:color="auto"/>
            <w:left w:val="none" w:sz="0" w:space="0" w:color="auto"/>
            <w:bottom w:val="none" w:sz="0" w:space="0" w:color="auto"/>
            <w:right w:val="none" w:sz="0" w:space="0" w:color="auto"/>
          </w:divBdr>
        </w:div>
        <w:div w:id="979117407">
          <w:marLeft w:val="1080"/>
          <w:marRight w:val="0"/>
          <w:marTop w:val="100"/>
          <w:marBottom w:val="0"/>
          <w:divBdr>
            <w:top w:val="none" w:sz="0" w:space="0" w:color="auto"/>
            <w:left w:val="none" w:sz="0" w:space="0" w:color="auto"/>
            <w:bottom w:val="none" w:sz="0" w:space="0" w:color="auto"/>
            <w:right w:val="none" w:sz="0" w:space="0" w:color="auto"/>
          </w:divBdr>
        </w:div>
      </w:divsChild>
    </w:div>
    <w:div w:id="1383360147">
      <w:bodyDiv w:val="1"/>
      <w:marLeft w:val="0"/>
      <w:marRight w:val="0"/>
      <w:marTop w:val="0"/>
      <w:marBottom w:val="0"/>
      <w:divBdr>
        <w:top w:val="none" w:sz="0" w:space="0" w:color="auto"/>
        <w:left w:val="none" w:sz="0" w:space="0" w:color="auto"/>
        <w:bottom w:val="none" w:sz="0" w:space="0" w:color="auto"/>
        <w:right w:val="none" w:sz="0" w:space="0" w:color="auto"/>
      </w:divBdr>
      <w:divsChild>
        <w:div w:id="130447623">
          <w:marLeft w:val="360"/>
          <w:marRight w:val="0"/>
          <w:marTop w:val="200"/>
          <w:marBottom w:val="0"/>
          <w:divBdr>
            <w:top w:val="none" w:sz="0" w:space="0" w:color="auto"/>
            <w:left w:val="none" w:sz="0" w:space="0" w:color="auto"/>
            <w:bottom w:val="none" w:sz="0" w:space="0" w:color="auto"/>
            <w:right w:val="none" w:sz="0" w:space="0" w:color="auto"/>
          </w:divBdr>
        </w:div>
        <w:div w:id="1356691349">
          <w:marLeft w:val="360"/>
          <w:marRight w:val="0"/>
          <w:marTop w:val="200"/>
          <w:marBottom w:val="0"/>
          <w:divBdr>
            <w:top w:val="none" w:sz="0" w:space="0" w:color="auto"/>
            <w:left w:val="none" w:sz="0" w:space="0" w:color="auto"/>
            <w:bottom w:val="none" w:sz="0" w:space="0" w:color="auto"/>
            <w:right w:val="none" w:sz="0" w:space="0" w:color="auto"/>
          </w:divBdr>
        </w:div>
        <w:div w:id="695930741">
          <w:marLeft w:val="360"/>
          <w:marRight w:val="0"/>
          <w:marTop w:val="200"/>
          <w:marBottom w:val="0"/>
          <w:divBdr>
            <w:top w:val="none" w:sz="0" w:space="0" w:color="auto"/>
            <w:left w:val="none" w:sz="0" w:space="0" w:color="auto"/>
            <w:bottom w:val="none" w:sz="0" w:space="0" w:color="auto"/>
            <w:right w:val="none" w:sz="0" w:space="0" w:color="auto"/>
          </w:divBdr>
        </w:div>
        <w:div w:id="1118842263">
          <w:marLeft w:val="360"/>
          <w:marRight w:val="0"/>
          <w:marTop w:val="200"/>
          <w:marBottom w:val="0"/>
          <w:divBdr>
            <w:top w:val="none" w:sz="0" w:space="0" w:color="auto"/>
            <w:left w:val="none" w:sz="0" w:space="0" w:color="auto"/>
            <w:bottom w:val="none" w:sz="0" w:space="0" w:color="auto"/>
            <w:right w:val="none" w:sz="0" w:space="0" w:color="auto"/>
          </w:divBdr>
        </w:div>
        <w:div w:id="1705397452">
          <w:marLeft w:val="360"/>
          <w:marRight w:val="0"/>
          <w:marTop w:val="200"/>
          <w:marBottom w:val="0"/>
          <w:divBdr>
            <w:top w:val="none" w:sz="0" w:space="0" w:color="auto"/>
            <w:left w:val="none" w:sz="0" w:space="0" w:color="auto"/>
            <w:bottom w:val="none" w:sz="0" w:space="0" w:color="auto"/>
            <w:right w:val="none" w:sz="0" w:space="0" w:color="auto"/>
          </w:divBdr>
        </w:div>
        <w:div w:id="1274635430">
          <w:marLeft w:val="360"/>
          <w:marRight w:val="0"/>
          <w:marTop w:val="200"/>
          <w:marBottom w:val="0"/>
          <w:divBdr>
            <w:top w:val="none" w:sz="0" w:space="0" w:color="auto"/>
            <w:left w:val="none" w:sz="0" w:space="0" w:color="auto"/>
            <w:bottom w:val="none" w:sz="0" w:space="0" w:color="auto"/>
            <w:right w:val="none" w:sz="0" w:space="0" w:color="auto"/>
          </w:divBdr>
        </w:div>
        <w:div w:id="531967215">
          <w:marLeft w:val="360"/>
          <w:marRight w:val="0"/>
          <w:marTop w:val="200"/>
          <w:marBottom w:val="0"/>
          <w:divBdr>
            <w:top w:val="none" w:sz="0" w:space="0" w:color="auto"/>
            <w:left w:val="none" w:sz="0" w:space="0" w:color="auto"/>
            <w:bottom w:val="none" w:sz="0" w:space="0" w:color="auto"/>
            <w:right w:val="none" w:sz="0" w:space="0" w:color="auto"/>
          </w:divBdr>
        </w:div>
      </w:divsChild>
    </w:div>
    <w:div w:id="1403676620">
      <w:bodyDiv w:val="1"/>
      <w:marLeft w:val="0"/>
      <w:marRight w:val="0"/>
      <w:marTop w:val="0"/>
      <w:marBottom w:val="0"/>
      <w:divBdr>
        <w:top w:val="none" w:sz="0" w:space="0" w:color="auto"/>
        <w:left w:val="none" w:sz="0" w:space="0" w:color="auto"/>
        <w:bottom w:val="none" w:sz="0" w:space="0" w:color="auto"/>
        <w:right w:val="none" w:sz="0" w:space="0" w:color="auto"/>
      </w:divBdr>
      <w:divsChild>
        <w:div w:id="325549387">
          <w:marLeft w:val="360"/>
          <w:marRight w:val="0"/>
          <w:marTop w:val="200"/>
          <w:marBottom w:val="0"/>
          <w:divBdr>
            <w:top w:val="none" w:sz="0" w:space="0" w:color="auto"/>
            <w:left w:val="none" w:sz="0" w:space="0" w:color="auto"/>
            <w:bottom w:val="none" w:sz="0" w:space="0" w:color="auto"/>
            <w:right w:val="none" w:sz="0" w:space="0" w:color="auto"/>
          </w:divBdr>
        </w:div>
        <w:div w:id="657458269">
          <w:marLeft w:val="360"/>
          <w:marRight w:val="0"/>
          <w:marTop w:val="200"/>
          <w:marBottom w:val="0"/>
          <w:divBdr>
            <w:top w:val="none" w:sz="0" w:space="0" w:color="auto"/>
            <w:left w:val="none" w:sz="0" w:space="0" w:color="auto"/>
            <w:bottom w:val="none" w:sz="0" w:space="0" w:color="auto"/>
            <w:right w:val="none" w:sz="0" w:space="0" w:color="auto"/>
          </w:divBdr>
        </w:div>
        <w:div w:id="73557098">
          <w:marLeft w:val="360"/>
          <w:marRight w:val="0"/>
          <w:marTop w:val="200"/>
          <w:marBottom w:val="0"/>
          <w:divBdr>
            <w:top w:val="none" w:sz="0" w:space="0" w:color="auto"/>
            <w:left w:val="none" w:sz="0" w:space="0" w:color="auto"/>
            <w:bottom w:val="none" w:sz="0" w:space="0" w:color="auto"/>
            <w:right w:val="none" w:sz="0" w:space="0" w:color="auto"/>
          </w:divBdr>
        </w:div>
        <w:div w:id="204761957">
          <w:marLeft w:val="360"/>
          <w:marRight w:val="0"/>
          <w:marTop w:val="200"/>
          <w:marBottom w:val="0"/>
          <w:divBdr>
            <w:top w:val="none" w:sz="0" w:space="0" w:color="auto"/>
            <w:left w:val="none" w:sz="0" w:space="0" w:color="auto"/>
            <w:bottom w:val="none" w:sz="0" w:space="0" w:color="auto"/>
            <w:right w:val="none" w:sz="0" w:space="0" w:color="auto"/>
          </w:divBdr>
        </w:div>
        <w:div w:id="1291402159">
          <w:marLeft w:val="360"/>
          <w:marRight w:val="0"/>
          <w:marTop w:val="200"/>
          <w:marBottom w:val="0"/>
          <w:divBdr>
            <w:top w:val="none" w:sz="0" w:space="0" w:color="auto"/>
            <w:left w:val="none" w:sz="0" w:space="0" w:color="auto"/>
            <w:bottom w:val="none" w:sz="0" w:space="0" w:color="auto"/>
            <w:right w:val="none" w:sz="0" w:space="0" w:color="auto"/>
          </w:divBdr>
        </w:div>
      </w:divsChild>
    </w:div>
    <w:div w:id="1482623953">
      <w:bodyDiv w:val="1"/>
      <w:marLeft w:val="0"/>
      <w:marRight w:val="0"/>
      <w:marTop w:val="0"/>
      <w:marBottom w:val="0"/>
      <w:divBdr>
        <w:top w:val="none" w:sz="0" w:space="0" w:color="auto"/>
        <w:left w:val="none" w:sz="0" w:space="0" w:color="auto"/>
        <w:bottom w:val="none" w:sz="0" w:space="0" w:color="auto"/>
        <w:right w:val="none" w:sz="0" w:space="0" w:color="auto"/>
      </w:divBdr>
    </w:div>
    <w:div w:id="1758211792">
      <w:bodyDiv w:val="1"/>
      <w:marLeft w:val="0"/>
      <w:marRight w:val="0"/>
      <w:marTop w:val="0"/>
      <w:marBottom w:val="0"/>
      <w:divBdr>
        <w:top w:val="none" w:sz="0" w:space="0" w:color="auto"/>
        <w:left w:val="none" w:sz="0" w:space="0" w:color="auto"/>
        <w:bottom w:val="none" w:sz="0" w:space="0" w:color="auto"/>
        <w:right w:val="none" w:sz="0" w:space="0" w:color="auto"/>
      </w:divBdr>
    </w:div>
    <w:div w:id="1793086186">
      <w:bodyDiv w:val="1"/>
      <w:marLeft w:val="0"/>
      <w:marRight w:val="0"/>
      <w:marTop w:val="0"/>
      <w:marBottom w:val="0"/>
      <w:divBdr>
        <w:top w:val="none" w:sz="0" w:space="0" w:color="auto"/>
        <w:left w:val="none" w:sz="0" w:space="0" w:color="auto"/>
        <w:bottom w:val="none" w:sz="0" w:space="0" w:color="auto"/>
        <w:right w:val="none" w:sz="0" w:space="0" w:color="auto"/>
      </w:divBdr>
    </w:div>
    <w:div w:id="1823690443">
      <w:bodyDiv w:val="1"/>
      <w:marLeft w:val="0"/>
      <w:marRight w:val="0"/>
      <w:marTop w:val="0"/>
      <w:marBottom w:val="0"/>
      <w:divBdr>
        <w:top w:val="none" w:sz="0" w:space="0" w:color="auto"/>
        <w:left w:val="none" w:sz="0" w:space="0" w:color="auto"/>
        <w:bottom w:val="none" w:sz="0" w:space="0" w:color="auto"/>
        <w:right w:val="none" w:sz="0" w:space="0" w:color="auto"/>
      </w:divBdr>
    </w:div>
    <w:div w:id="20080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bo.humanitarianresponse.info" TargetMode="External"/><Relationship Id="rId13" Type="http://schemas.openxmlformats.org/officeDocument/2006/relationships/image" Target="media/image4.png"/><Relationship Id="rId18" Type="http://schemas.openxmlformats.org/officeDocument/2006/relationships/hyperlink" Target="https://kc.humanitarianresponse.info" TargetMode="Externa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groups.google.com/forum/"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kobo.humanitarianresponse.info/accounts/register/"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ED92B-2904-4439-AB08-6B7D29051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33</Pages>
  <Words>6556</Words>
  <Characters>37370</Characters>
  <Application>Microsoft Office Word</Application>
  <DocSecurity>0</DocSecurity>
  <Lines>311</Lines>
  <Paragraphs>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cp:lastModifiedBy>
  <cp:revision>17</cp:revision>
  <cp:lastPrinted>2016-05-30T12:22:00Z</cp:lastPrinted>
  <dcterms:created xsi:type="dcterms:W3CDTF">2016-06-01T15:43:00Z</dcterms:created>
  <dcterms:modified xsi:type="dcterms:W3CDTF">2016-06-01T16:26:00Z</dcterms:modified>
</cp:coreProperties>
</file>